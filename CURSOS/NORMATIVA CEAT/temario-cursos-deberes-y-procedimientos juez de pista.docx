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A1486" w14:textId="77777777" w:rsidR="00F634ED" w:rsidRDefault="00000000">
      <w:pPr>
        <w:spacing w:after="0" w:line="259" w:lineRule="auto"/>
        <w:ind w:left="2885" w:firstLine="0"/>
        <w:jc w:val="left"/>
      </w:pPr>
      <w:r>
        <w:rPr>
          <w:noProof/>
        </w:rPr>
        <w:drawing>
          <wp:inline distT="0" distB="0" distL="0" distR="0" wp14:anchorId="3C95CB19" wp14:editId="599D5F7D">
            <wp:extent cx="2626796" cy="2306326"/>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2626796" cy="2306326"/>
                    </a:xfrm>
                    <a:prstGeom prst="rect">
                      <a:avLst/>
                    </a:prstGeom>
                  </pic:spPr>
                </pic:pic>
              </a:graphicData>
            </a:graphic>
          </wp:inline>
        </w:drawing>
      </w:r>
    </w:p>
    <w:p w14:paraId="62223537" w14:textId="2D8AC205" w:rsidR="00F634ED" w:rsidRDefault="00000000">
      <w:pPr>
        <w:spacing w:after="0" w:line="311" w:lineRule="auto"/>
        <w:ind w:left="1301" w:right="1252" w:firstLine="3656"/>
        <w:jc w:val="left"/>
      </w:pPr>
      <w:r>
        <w:rPr>
          <w:b/>
        </w:rPr>
        <w:t xml:space="preserve"> </w:t>
      </w:r>
      <w:r>
        <w:rPr>
          <w:b/>
        </w:rPr>
        <w:tab/>
        <w:t xml:space="preserve"> </w:t>
      </w:r>
      <w:r>
        <w:rPr>
          <w:b/>
          <w:sz w:val="144"/>
        </w:rPr>
        <w:t xml:space="preserve"> </w:t>
      </w:r>
    </w:p>
    <w:p w14:paraId="315B2B8A" w14:textId="77777777" w:rsidR="008039C5" w:rsidRDefault="00000000" w:rsidP="008039C5">
      <w:pPr>
        <w:spacing w:after="6" w:line="259" w:lineRule="auto"/>
        <w:ind w:left="0" w:right="707" w:firstLine="0"/>
        <w:jc w:val="center"/>
        <w:rPr>
          <w:b/>
          <w:sz w:val="56"/>
        </w:rPr>
      </w:pPr>
      <w:r>
        <w:rPr>
          <w:b/>
          <w:sz w:val="56"/>
        </w:rPr>
        <w:t>DEBERES Y PROCEDIMIENTOS</w:t>
      </w:r>
    </w:p>
    <w:p w14:paraId="55606555" w14:textId="00832F7B" w:rsidR="00F634ED" w:rsidRDefault="008039C5" w:rsidP="008039C5">
      <w:pPr>
        <w:spacing w:after="6" w:line="259" w:lineRule="auto"/>
        <w:ind w:left="0" w:right="707" w:firstLine="0"/>
        <w:jc w:val="center"/>
      </w:pPr>
      <w:r>
        <w:rPr>
          <w:b/>
          <w:sz w:val="56"/>
        </w:rPr>
        <w:t>PARA JUECES DE PISTA DE LA RFET</w:t>
      </w:r>
    </w:p>
    <w:p w14:paraId="6E1C4C5C" w14:textId="702881EB" w:rsidR="00F634ED"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5651D59" wp14:editId="14C8D414">
                <wp:extent cx="6141085" cy="4600879"/>
                <wp:effectExtent l="0" t="0" r="12065" b="28575"/>
                <wp:docPr id="101217" name="Group 101217"/>
                <wp:cNvGraphicFramePr/>
                <a:graphic xmlns:a="http://schemas.openxmlformats.org/drawingml/2006/main">
                  <a:graphicData uri="http://schemas.microsoft.com/office/word/2010/wordprocessingGroup">
                    <wpg:wgp>
                      <wpg:cNvGrpSpPr/>
                      <wpg:grpSpPr>
                        <a:xfrm>
                          <a:off x="0" y="0"/>
                          <a:ext cx="6141085" cy="4600879"/>
                          <a:chOff x="0" y="0"/>
                          <a:chExt cx="6141085" cy="5157623"/>
                        </a:xfrm>
                      </wpg:grpSpPr>
                      <wps:wsp>
                        <wps:cNvPr id="23" name="Rectangle 23"/>
                        <wps:cNvSpPr/>
                        <wps:spPr>
                          <a:xfrm>
                            <a:off x="2233295" y="0"/>
                            <a:ext cx="1824228" cy="1346280"/>
                          </a:xfrm>
                          <a:prstGeom prst="rect">
                            <a:avLst/>
                          </a:prstGeom>
                          <a:ln>
                            <a:noFill/>
                          </a:ln>
                        </wps:spPr>
                        <wps:txbx>
                          <w:txbxContent>
                            <w:p w14:paraId="03D88C14" w14:textId="77777777" w:rsidR="00F634ED" w:rsidRDefault="00000000">
                              <w:pPr>
                                <w:spacing w:after="160" w:line="259" w:lineRule="auto"/>
                                <w:ind w:left="0" w:firstLine="0"/>
                                <w:jc w:val="left"/>
                              </w:pPr>
                              <w:r>
                                <w:rPr>
                                  <w:b/>
                                  <w:sz w:val="144"/>
                                </w:rPr>
                                <w:t>202</w:t>
                              </w:r>
                            </w:p>
                          </w:txbxContent>
                        </wps:txbx>
                        <wps:bodyPr horzOverflow="overflow" vert="horz" lIns="0" tIns="0" rIns="0" bIns="0" rtlCol="0">
                          <a:noAutofit/>
                        </wps:bodyPr>
                      </wps:wsp>
                      <wps:wsp>
                        <wps:cNvPr id="24" name="Rectangle 24"/>
                        <wps:cNvSpPr/>
                        <wps:spPr>
                          <a:xfrm>
                            <a:off x="3605149" y="0"/>
                            <a:ext cx="608076" cy="1346280"/>
                          </a:xfrm>
                          <a:prstGeom prst="rect">
                            <a:avLst/>
                          </a:prstGeom>
                          <a:ln>
                            <a:noFill/>
                          </a:ln>
                        </wps:spPr>
                        <wps:txbx>
                          <w:txbxContent>
                            <w:p w14:paraId="19ED8041" w14:textId="77777777" w:rsidR="00F634ED" w:rsidRDefault="00000000">
                              <w:pPr>
                                <w:spacing w:after="160" w:line="259" w:lineRule="auto"/>
                                <w:ind w:left="0" w:firstLine="0"/>
                                <w:jc w:val="left"/>
                              </w:pPr>
                              <w:r>
                                <w:rPr>
                                  <w:b/>
                                  <w:sz w:val="144"/>
                                </w:rPr>
                                <w:t>3</w:t>
                              </w:r>
                            </w:p>
                          </w:txbxContent>
                        </wps:txbx>
                        <wps:bodyPr horzOverflow="overflow" vert="horz" lIns="0" tIns="0" rIns="0" bIns="0" rtlCol="0">
                          <a:noAutofit/>
                        </wps:bodyPr>
                      </wps:wsp>
                      <wps:wsp>
                        <wps:cNvPr id="25" name="Rectangle 25"/>
                        <wps:cNvSpPr/>
                        <wps:spPr>
                          <a:xfrm>
                            <a:off x="4062349" y="0"/>
                            <a:ext cx="304038" cy="1346280"/>
                          </a:xfrm>
                          <a:prstGeom prst="rect">
                            <a:avLst/>
                          </a:prstGeom>
                          <a:ln>
                            <a:noFill/>
                          </a:ln>
                        </wps:spPr>
                        <wps:txbx>
                          <w:txbxContent>
                            <w:p w14:paraId="7B1C03D5" w14:textId="77777777" w:rsidR="00F634ED" w:rsidRDefault="00000000">
                              <w:pPr>
                                <w:spacing w:after="160" w:line="259" w:lineRule="auto"/>
                                <w:ind w:left="0" w:firstLine="0"/>
                                <w:jc w:val="left"/>
                              </w:pPr>
                              <w:r>
                                <w:rPr>
                                  <w:b/>
                                  <w:sz w:val="144"/>
                                </w:rPr>
                                <w:t xml:space="preserve"> </w:t>
                              </w:r>
                            </w:p>
                          </w:txbxContent>
                        </wps:txbx>
                        <wps:bodyPr horzOverflow="overflow" vert="horz" lIns="0" tIns="0" rIns="0" bIns="0" rtlCol="0">
                          <a:noAutofit/>
                        </wps:bodyPr>
                      </wps:wsp>
                      <wps:wsp>
                        <wps:cNvPr id="28" name="Rectangle 28"/>
                        <wps:cNvSpPr/>
                        <wps:spPr>
                          <a:xfrm>
                            <a:off x="0" y="1304260"/>
                            <a:ext cx="42059" cy="186236"/>
                          </a:xfrm>
                          <a:prstGeom prst="rect">
                            <a:avLst/>
                          </a:prstGeom>
                          <a:ln>
                            <a:noFill/>
                          </a:ln>
                        </wps:spPr>
                        <wps:txbx>
                          <w:txbxContent>
                            <w:p w14:paraId="39B9DDCF" w14:textId="77777777" w:rsidR="00F634ED"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9" name="Rectangle 29"/>
                        <wps:cNvSpPr/>
                        <wps:spPr>
                          <a:xfrm>
                            <a:off x="0" y="1430752"/>
                            <a:ext cx="42059" cy="186236"/>
                          </a:xfrm>
                          <a:prstGeom prst="rect">
                            <a:avLst/>
                          </a:prstGeom>
                          <a:ln>
                            <a:noFill/>
                          </a:ln>
                        </wps:spPr>
                        <wps:txbx>
                          <w:txbxContent>
                            <w:p w14:paraId="680AFD84" w14:textId="77777777" w:rsidR="00F634ED"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0" name="Rectangle 30"/>
                        <wps:cNvSpPr/>
                        <wps:spPr>
                          <a:xfrm>
                            <a:off x="0" y="1578132"/>
                            <a:ext cx="58102" cy="262525"/>
                          </a:xfrm>
                          <a:prstGeom prst="rect">
                            <a:avLst/>
                          </a:prstGeom>
                          <a:ln>
                            <a:noFill/>
                          </a:ln>
                        </wps:spPr>
                        <wps:txbx>
                          <w:txbxContent>
                            <w:p w14:paraId="5EB71B05" w14:textId="77777777" w:rsidR="00F634ED"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1" name="Rectangle 31"/>
                        <wps:cNvSpPr/>
                        <wps:spPr>
                          <a:xfrm>
                            <a:off x="1829435" y="1578132"/>
                            <a:ext cx="58102" cy="262525"/>
                          </a:xfrm>
                          <a:prstGeom prst="rect">
                            <a:avLst/>
                          </a:prstGeom>
                          <a:ln>
                            <a:noFill/>
                          </a:ln>
                        </wps:spPr>
                        <wps:txbx>
                          <w:txbxContent>
                            <w:p w14:paraId="276E3076" w14:textId="77777777" w:rsidR="00F634ED"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35" name="Picture 35"/>
                          <pic:cNvPicPr/>
                        </pic:nvPicPr>
                        <pic:blipFill>
                          <a:blip r:embed="rId8"/>
                          <a:stretch>
                            <a:fillRect/>
                          </a:stretch>
                        </pic:blipFill>
                        <pic:spPr>
                          <a:xfrm>
                            <a:off x="384175" y="1315238"/>
                            <a:ext cx="5744210" cy="3829685"/>
                          </a:xfrm>
                          <a:prstGeom prst="rect">
                            <a:avLst/>
                          </a:prstGeom>
                        </pic:spPr>
                      </pic:pic>
                      <wps:wsp>
                        <wps:cNvPr id="36" name="Shape 36"/>
                        <wps:cNvSpPr/>
                        <wps:spPr>
                          <a:xfrm>
                            <a:off x="371475" y="1302538"/>
                            <a:ext cx="5769610" cy="3855085"/>
                          </a:xfrm>
                          <a:custGeom>
                            <a:avLst/>
                            <a:gdLst/>
                            <a:ahLst/>
                            <a:cxnLst/>
                            <a:rect l="0" t="0" r="0" b="0"/>
                            <a:pathLst>
                              <a:path w="5769610" h="3855085">
                                <a:moveTo>
                                  <a:pt x="0" y="3855085"/>
                                </a:moveTo>
                                <a:lnTo>
                                  <a:pt x="5769610" y="3855085"/>
                                </a:lnTo>
                                <a:lnTo>
                                  <a:pt x="5769610" y="0"/>
                                </a:lnTo>
                                <a:lnTo>
                                  <a:pt x="0" y="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651D59" id="Group 101217" o:spid="_x0000_s1026" style="width:483.55pt;height:362.25pt;mso-position-horizontal-relative:char;mso-position-vertical-relative:line" coordsize="61410,515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">
                <v:rect id="Rectangle 23" o:spid="_x0000_s1027" style="position:absolute;left:22332;width:18243;height:1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3D88C14" w14:textId="77777777" w:rsidR="00F634ED" w:rsidRDefault="00000000">
                        <w:pPr>
                          <w:spacing w:after="160" w:line="259" w:lineRule="auto"/>
                          <w:ind w:left="0" w:firstLine="0"/>
                          <w:jc w:val="left"/>
                        </w:pPr>
                        <w:r>
                          <w:rPr>
                            <w:b/>
                            <w:sz w:val="144"/>
                          </w:rPr>
                          <w:t>202</w:t>
                        </w:r>
                      </w:p>
                    </w:txbxContent>
                  </v:textbox>
                </v:rect>
                <v:rect id="Rectangle 24" o:spid="_x0000_s1028" style="position:absolute;left:36051;width:6081;height:1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9ED8041" w14:textId="77777777" w:rsidR="00F634ED" w:rsidRDefault="00000000">
                        <w:pPr>
                          <w:spacing w:after="160" w:line="259" w:lineRule="auto"/>
                          <w:ind w:left="0" w:firstLine="0"/>
                          <w:jc w:val="left"/>
                        </w:pPr>
                        <w:r>
                          <w:rPr>
                            <w:b/>
                            <w:sz w:val="144"/>
                          </w:rPr>
                          <w:t>3</w:t>
                        </w:r>
                      </w:p>
                    </w:txbxContent>
                  </v:textbox>
                </v:rect>
                <v:rect id="Rectangle 25" o:spid="_x0000_s1029" style="position:absolute;left:40623;width:3040;height:1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B1C03D5" w14:textId="77777777" w:rsidR="00F634ED" w:rsidRDefault="00000000">
                        <w:pPr>
                          <w:spacing w:after="160" w:line="259" w:lineRule="auto"/>
                          <w:ind w:left="0" w:firstLine="0"/>
                          <w:jc w:val="left"/>
                        </w:pPr>
                        <w:r>
                          <w:rPr>
                            <w:b/>
                            <w:sz w:val="144"/>
                          </w:rPr>
                          <w:t xml:space="preserve"> </w:t>
                        </w:r>
                      </w:p>
                    </w:txbxContent>
                  </v:textbox>
                </v:rect>
                <v:rect id="Rectangle 28" o:spid="_x0000_s1030" style="position:absolute;top:1304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9B9DDCF" w14:textId="77777777" w:rsidR="00F634ED" w:rsidRDefault="00000000">
                        <w:pPr>
                          <w:spacing w:after="160" w:line="259" w:lineRule="auto"/>
                          <w:ind w:left="0" w:firstLine="0"/>
                          <w:jc w:val="left"/>
                        </w:pPr>
                        <w:r>
                          <w:rPr>
                            <w:sz w:val="20"/>
                          </w:rPr>
                          <w:t xml:space="preserve"> </w:t>
                        </w:r>
                      </w:p>
                    </w:txbxContent>
                  </v:textbox>
                </v:rect>
                <v:rect id="Rectangle 29" o:spid="_x0000_s1031" style="position:absolute;top:1430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80AFD84" w14:textId="77777777" w:rsidR="00F634ED" w:rsidRDefault="00000000">
                        <w:pPr>
                          <w:spacing w:after="160" w:line="259" w:lineRule="auto"/>
                          <w:ind w:left="0" w:firstLine="0"/>
                          <w:jc w:val="left"/>
                        </w:pPr>
                        <w:r>
                          <w:rPr>
                            <w:sz w:val="20"/>
                          </w:rPr>
                          <w:t xml:space="preserve"> </w:t>
                        </w:r>
                      </w:p>
                    </w:txbxContent>
                  </v:textbox>
                </v:rect>
                <v:rect id="Rectangle 30" o:spid="_x0000_s1032" style="position:absolute;top:15781;width:5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EB71B05" w14:textId="77777777" w:rsidR="00F634ED" w:rsidRDefault="00000000">
                        <w:pPr>
                          <w:spacing w:after="160" w:line="259" w:lineRule="auto"/>
                          <w:ind w:left="0" w:firstLine="0"/>
                          <w:jc w:val="left"/>
                        </w:pPr>
                        <w:r>
                          <w:rPr>
                            <w:b/>
                            <w:sz w:val="28"/>
                          </w:rPr>
                          <w:t xml:space="preserve"> </w:t>
                        </w:r>
                      </w:p>
                    </w:txbxContent>
                  </v:textbox>
                </v:rect>
                <v:rect id="Rectangle 31" o:spid="_x0000_s1033" style="position:absolute;left:18294;top:15781;width:5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76E3076" w14:textId="77777777" w:rsidR="00F634ED" w:rsidRDefault="00000000">
                        <w:pPr>
                          <w:spacing w:after="160" w:line="259" w:lineRule="auto"/>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4" type="#_x0000_t75" style="position:absolute;left:3841;top:13152;width:57442;height:38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">
                  <v:imagedata r:id="rId9" o:title=""/>
                </v:shape>
                <v:shape id="Shape 36" o:spid="_x0000_s1035" style="position:absolute;left:3714;top:13025;width:57696;height:38551;visibility:visible;mso-wrap-style:square;v-text-anchor:top" coordsize="5769610,385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" path="m,3855085r5769610,l5769610,,,,,3855085xe" filled="f" strokeweight="2pt">
                  <v:stroke miterlimit="83231f" joinstyle="miter"/>
                  <v:path arrowok="t" textboxrect="0,0,5769610,3855085"/>
                </v:shape>
                <w10:anchorlock/>
              </v:group>
            </w:pict>
          </mc:Fallback>
        </mc:AlternateContent>
      </w:r>
    </w:p>
    <w:p w14:paraId="4EAA677F" w14:textId="77777777" w:rsidR="00F634ED" w:rsidRDefault="00000000">
      <w:pPr>
        <w:pStyle w:val="Ttulo1"/>
        <w:ind w:left="152" w:right="187"/>
      </w:pPr>
      <w:r>
        <w:t>ÍNDICE</w:t>
      </w:r>
      <w:r>
        <w:rPr>
          <w:b w:val="0"/>
        </w:rPr>
        <w:t xml:space="preserve"> </w:t>
      </w:r>
    </w:p>
    <w:p w14:paraId="7A51598F" w14:textId="77777777" w:rsidR="00F634ED" w:rsidRDefault="00000000">
      <w:pPr>
        <w:spacing w:after="74" w:line="259" w:lineRule="auto"/>
        <w:ind w:left="0" w:firstLine="0"/>
        <w:jc w:val="left"/>
      </w:pPr>
      <w:r>
        <w:rPr>
          <w:sz w:val="15"/>
        </w:rPr>
        <w:t xml:space="preserve"> </w:t>
      </w:r>
    </w:p>
    <w:p w14:paraId="1DE5CEC5" w14:textId="77777777" w:rsidR="00F634ED" w:rsidRDefault="00000000">
      <w:pPr>
        <w:pStyle w:val="Ttulo2"/>
        <w:spacing w:after="145"/>
        <w:ind w:right="174"/>
      </w:pPr>
      <w:r>
        <w:rPr>
          <w:b w:val="0"/>
          <w:sz w:val="11"/>
          <w:vertAlign w:val="subscript"/>
        </w:rPr>
        <w:lastRenderedPageBreak/>
        <w:t xml:space="preserve"> </w:t>
      </w:r>
      <w:r>
        <w:t>I          DEBERES Y RESPONSABILIDADES DE LOS JUECES</w:t>
      </w:r>
      <w:r>
        <w:rPr>
          <w:b w:val="0"/>
        </w:rPr>
        <w:t xml:space="preserve"> </w:t>
      </w:r>
    </w:p>
    <w:p w14:paraId="143A0CF2" w14:textId="77777777" w:rsidR="00F634ED" w:rsidRDefault="00000000">
      <w:pPr>
        <w:numPr>
          <w:ilvl w:val="0"/>
          <w:numId w:val="1"/>
        </w:numPr>
        <w:ind w:right="107" w:hanging="358"/>
      </w:pPr>
      <w:r>
        <w:t xml:space="preserve">Ámbito de aplicación </w:t>
      </w:r>
      <w:r>
        <w:tab/>
        <w:t xml:space="preserve">3 </w:t>
      </w:r>
    </w:p>
    <w:p w14:paraId="120F6E4B" w14:textId="77777777" w:rsidR="00F634ED" w:rsidRDefault="00000000">
      <w:pPr>
        <w:numPr>
          <w:ilvl w:val="0"/>
          <w:numId w:val="1"/>
        </w:numPr>
        <w:ind w:right="107" w:hanging="358"/>
      </w:pPr>
      <w:r>
        <w:t xml:space="preserve">Juez Árbitro </w:t>
      </w:r>
      <w:r>
        <w:tab/>
        <w:t xml:space="preserve">3 </w:t>
      </w:r>
    </w:p>
    <w:p w14:paraId="7506E692" w14:textId="77777777" w:rsidR="00F634ED" w:rsidRDefault="00000000">
      <w:pPr>
        <w:numPr>
          <w:ilvl w:val="0"/>
          <w:numId w:val="1"/>
        </w:numPr>
        <w:ind w:right="107" w:hanging="358"/>
      </w:pPr>
      <w:r>
        <w:t xml:space="preserve">Jefe de Árbitros </w:t>
      </w:r>
      <w:r>
        <w:tab/>
        <w:t xml:space="preserve">6 </w:t>
      </w:r>
    </w:p>
    <w:p w14:paraId="24C85924" w14:textId="33CD2DE5" w:rsidR="00F634ED" w:rsidRDefault="00000000">
      <w:pPr>
        <w:numPr>
          <w:ilvl w:val="0"/>
          <w:numId w:val="1"/>
        </w:numPr>
        <w:ind w:right="107" w:hanging="358"/>
      </w:pPr>
      <w:r>
        <w:t xml:space="preserve">Juez de </w:t>
      </w:r>
      <w:ins w:id="0" w:author="ALVARO SANCHEZ-CID ROMAN" w:date="2024-01-06T10:15:00Z">
        <w:r w:rsidR="005E382D">
          <w:t>Pista</w:t>
        </w:r>
      </w:ins>
      <w:del w:id="1" w:author="ALVARO SANCHEZ-CID ROMAN" w:date="2024-01-06T10:15:00Z">
        <w:r w:rsidR="005E382D" w:rsidDel="005E382D">
          <w:delText>Silla</w:delText>
        </w:r>
      </w:del>
      <w:r>
        <w:t xml:space="preserve"> </w:t>
      </w:r>
      <w:r>
        <w:tab/>
        <w:t xml:space="preserve">7 </w:t>
      </w:r>
    </w:p>
    <w:p w14:paraId="35107559" w14:textId="77777777" w:rsidR="00F634ED" w:rsidRDefault="00000000">
      <w:pPr>
        <w:numPr>
          <w:ilvl w:val="0"/>
          <w:numId w:val="1"/>
        </w:numPr>
        <w:ind w:right="107" w:hanging="358"/>
      </w:pPr>
      <w:r>
        <w:t xml:space="preserve">Juez de Línea </w:t>
      </w:r>
      <w:r>
        <w:tab/>
        <w:t xml:space="preserve">9 </w:t>
      </w:r>
    </w:p>
    <w:p w14:paraId="5372A4CF" w14:textId="77777777" w:rsidR="00F634ED" w:rsidRDefault="00000000">
      <w:pPr>
        <w:spacing w:after="102" w:line="259" w:lineRule="auto"/>
        <w:ind w:left="0" w:firstLine="0"/>
        <w:jc w:val="left"/>
      </w:pPr>
      <w:r>
        <w:rPr>
          <w:sz w:val="15"/>
        </w:rPr>
        <w:t xml:space="preserve"> </w:t>
      </w:r>
    </w:p>
    <w:p w14:paraId="70296BFE" w14:textId="77777777" w:rsidR="00F634ED" w:rsidRDefault="00000000">
      <w:pPr>
        <w:pStyle w:val="Ttulo2"/>
        <w:spacing w:after="150"/>
        <w:ind w:right="174"/>
      </w:pPr>
      <w:r>
        <w:rPr>
          <w:b w:val="0"/>
          <w:sz w:val="11"/>
          <w:vertAlign w:val="subscript"/>
        </w:rPr>
        <w:t xml:space="preserve"> </w:t>
      </w:r>
      <w:r>
        <w:t>II        PROCEDIMIENTOS PARA JUECES</w:t>
      </w:r>
      <w:r>
        <w:rPr>
          <w:b w:val="0"/>
        </w:rPr>
        <w:t xml:space="preserve"> </w:t>
      </w:r>
    </w:p>
    <w:p w14:paraId="0020E477" w14:textId="77777777" w:rsidR="00F634ED" w:rsidRDefault="00000000">
      <w:pPr>
        <w:numPr>
          <w:ilvl w:val="0"/>
          <w:numId w:val="2"/>
        </w:numPr>
        <w:ind w:right="107"/>
      </w:pPr>
      <w:r>
        <w:t xml:space="preserve">Ámbito de aplicación </w:t>
      </w:r>
      <w:r>
        <w:tab/>
        <w:t xml:space="preserve">10 </w:t>
      </w:r>
    </w:p>
    <w:p w14:paraId="08E96002" w14:textId="77777777" w:rsidR="00F634ED" w:rsidRDefault="00000000">
      <w:pPr>
        <w:numPr>
          <w:ilvl w:val="0"/>
          <w:numId w:val="2"/>
        </w:numPr>
        <w:ind w:right="107"/>
      </w:pPr>
      <w:r>
        <w:t xml:space="preserve">Cuestiones de ley </w:t>
      </w:r>
      <w:r>
        <w:tab/>
        <w:t xml:space="preserve">10 </w:t>
      </w:r>
    </w:p>
    <w:p w14:paraId="7C14D7BC" w14:textId="77777777" w:rsidR="00F634ED" w:rsidRDefault="00000000">
      <w:pPr>
        <w:numPr>
          <w:ilvl w:val="0"/>
          <w:numId w:val="2"/>
        </w:numPr>
        <w:ind w:right="107"/>
      </w:pPr>
      <w:r>
        <w:t xml:space="preserve">Cuestiones de hecho </w:t>
      </w:r>
      <w:r>
        <w:tab/>
        <w:t xml:space="preserve">10 </w:t>
      </w:r>
    </w:p>
    <w:p w14:paraId="46A5398E" w14:textId="77777777" w:rsidR="00F634ED" w:rsidRDefault="00000000">
      <w:pPr>
        <w:numPr>
          <w:ilvl w:val="0"/>
          <w:numId w:val="2"/>
        </w:numPr>
        <w:ind w:right="107"/>
      </w:pPr>
      <w:r>
        <w:t xml:space="preserve">Inicio del partido / torneo </w:t>
      </w:r>
      <w:r>
        <w:tab/>
        <w:t xml:space="preserve">12 </w:t>
      </w:r>
    </w:p>
    <w:p w14:paraId="4B9DC74A" w14:textId="77777777" w:rsidR="00F634ED" w:rsidRDefault="00000000">
      <w:pPr>
        <w:numPr>
          <w:ilvl w:val="0"/>
          <w:numId w:val="2"/>
        </w:numPr>
        <w:ind w:right="107"/>
      </w:pPr>
      <w:r>
        <w:t xml:space="preserve">Descanso de los Jugadores, condiciones médicas y tratamiento </w:t>
      </w:r>
      <w:r>
        <w:tab/>
        <w:t xml:space="preserve">12 </w:t>
      </w:r>
    </w:p>
    <w:p w14:paraId="7EF33F64" w14:textId="77777777" w:rsidR="00F634ED" w:rsidRDefault="00000000">
      <w:pPr>
        <w:numPr>
          <w:ilvl w:val="0"/>
          <w:numId w:val="2"/>
        </w:numPr>
        <w:ind w:right="107"/>
      </w:pPr>
      <w:r>
        <w:t xml:space="preserve">Suspensiones y aplazamientos </w:t>
      </w:r>
      <w:r>
        <w:tab/>
        <w:t xml:space="preserve">16 </w:t>
      </w:r>
    </w:p>
    <w:p w14:paraId="54D3D38A" w14:textId="77777777" w:rsidR="00F634ED" w:rsidRDefault="00000000">
      <w:pPr>
        <w:numPr>
          <w:ilvl w:val="0"/>
          <w:numId w:val="2"/>
        </w:numPr>
        <w:ind w:right="107"/>
      </w:pPr>
      <w:r>
        <w:t xml:space="preserve">Anuncios </w:t>
      </w:r>
      <w:r>
        <w:tab/>
        <w:t xml:space="preserve">17 </w:t>
      </w:r>
    </w:p>
    <w:p w14:paraId="5D674AD8" w14:textId="77777777" w:rsidR="00F634ED" w:rsidRDefault="00000000">
      <w:pPr>
        <w:numPr>
          <w:ilvl w:val="0"/>
          <w:numId w:val="2"/>
        </w:numPr>
        <w:ind w:right="107"/>
      </w:pPr>
      <w:r>
        <w:t xml:space="preserve">Cantos </w:t>
      </w:r>
      <w:r>
        <w:tab/>
        <w:t xml:space="preserve">20 </w:t>
      </w:r>
    </w:p>
    <w:p w14:paraId="7D5CB942" w14:textId="77777777" w:rsidR="005E382D" w:rsidRDefault="00000000">
      <w:pPr>
        <w:numPr>
          <w:ilvl w:val="0"/>
          <w:numId w:val="2"/>
        </w:numPr>
        <w:ind w:right="107"/>
      </w:pPr>
      <w:r>
        <w:t xml:space="preserve">Señales manuales </w:t>
      </w:r>
      <w:r>
        <w:tab/>
        <w:t xml:space="preserve">21 </w:t>
      </w:r>
    </w:p>
    <w:p w14:paraId="5EAF2805" w14:textId="4109522F" w:rsidR="00F634ED" w:rsidRDefault="00000000">
      <w:pPr>
        <w:numPr>
          <w:ilvl w:val="0"/>
          <w:numId w:val="2"/>
        </w:numPr>
        <w:ind w:right="107"/>
      </w:pPr>
      <w:r>
        <w:t xml:space="preserve">Hoja de Arbitraje </w:t>
      </w:r>
      <w:r>
        <w:tab/>
        <w:t xml:space="preserve">21 </w:t>
      </w:r>
    </w:p>
    <w:p w14:paraId="009F22B5" w14:textId="77777777" w:rsidR="00F634ED" w:rsidRDefault="00000000">
      <w:pPr>
        <w:numPr>
          <w:ilvl w:val="0"/>
          <w:numId w:val="3"/>
        </w:numPr>
        <w:ind w:right="273"/>
      </w:pPr>
      <w:r>
        <w:t xml:space="preserve">Responsabilidades de los Jueces en pista </w:t>
      </w:r>
      <w:r>
        <w:tab/>
        <w:t xml:space="preserve">22 </w:t>
      </w:r>
    </w:p>
    <w:p w14:paraId="03B5C8D9" w14:textId="77777777" w:rsidR="005E382D" w:rsidRDefault="00000000">
      <w:pPr>
        <w:numPr>
          <w:ilvl w:val="0"/>
          <w:numId w:val="3"/>
        </w:numPr>
        <w:ind w:right="273"/>
      </w:pPr>
      <w:r>
        <w:t xml:space="preserve">Equipo completo de Jueces de Línea </w:t>
      </w:r>
      <w:r>
        <w:tab/>
        <w:t xml:space="preserve">22 </w:t>
      </w:r>
    </w:p>
    <w:p w14:paraId="388BF034" w14:textId="77777777" w:rsidR="005E382D" w:rsidRDefault="00000000">
      <w:pPr>
        <w:numPr>
          <w:ilvl w:val="0"/>
          <w:numId w:val="3"/>
        </w:numPr>
        <w:ind w:right="273"/>
      </w:pPr>
      <w:r>
        <w:t xml:space="preserve">Equipo no completo de Jueces de Línea 23 </w:t>
      </w:r>
    </w:p>
    <w:p w14:paraId="740339E4" w14:textId="47E79D6A" w:rsidR="00F634ED" w:rsidRDefault="00000000">
      <w:pPr>
        <w:numPr>
          <w:ilvl w:val="0"/>
          <w:numId w:val="3"/>
        </w:numPr>
        <w:ind w:right="273"/>
      </w:pPr>
      <w:r>
        <w:t xml:space="preserve">Arbitrando sin Jueces de Línea </w:t>
      </w:r>
      <w:r>
        <w:tab/>
        <w:t xml:space="preserve">23 </w:t>
      </w:r>
    </w:p>
    <w:p w14:paraId="3AD0CC40" w14:textId="02D46A19" w:rsidR="00F634ED" w:rsidRDefault="00000000">
      <w:pPr>
        <w:numPr>
          <w:ilvl w:val="0"/>
          <w:numId w:val="4"/>
        </w:numPr>
        <w:ind w:right="107" w:hanging="358"/>
      </w:pPr>
      <w:r>
        <w:t xml:space="preserve">Procedimientos para partidos jugados sin Juez de </w:t>
      </w:r>
      <w:ins w:id="2" w:author="ALVARO SANCHEZ-CID ROMAN" w:date="2024-01-10T12:50:00Z">
        <w:r w:rsidR="009A7D74">
          <w:t>Pista</w:t>
        </w:r>
      </w:ins>
      <w:del w:id="3" w:author="ALVARO SANCHEZ-CID ROMAN" w:date="2024-01-10T12:50:00Z">
        <w:r w:rsidDel="009A7D74">
          <w:delText>Silla</w:delText>
        </w:r>
      </w:del>
      <w:r>
        <w:t xml:space="preserve"> </w:t>
      </w:r>
      <w:r>
        <w:tab/>
        <w:t xml:space="preserve">24 </w:t>
      </w:r>
    </w:p>
    <w:p w14:paraId="77389255" w14:textId="77777777" w:rsidR="00F634ED" w:rsidRDefault="00000000">
      <w:pPr>
        <w:numPr>
          <w:ilvl w:val="0"/>
          <w:numId w:val="4"/>
        </w:numPr>
        <w:ind w:right="107" w:hanging="358"/>
      </w:pPr>
      <w:r>
        <w:t xml:space="preserve">Interferencias </w:t>
      </w:r>
      <w:r>
        <w:tab/>
        <w:t xml:space="preserve">24 </w:t>
      </w:r>
    </w:p>
    <w:p w14:paraId="5052B3F9" w14:textId="77777777" w:rsidR="00F634ED" w:rsidRDefault="00000000">
      <w:pPr>
        <w:numPr>
          <w:ilvl w:val="0"/>
          <w:numId w:val="4"/>
        </w:numPr>
        <w:ind w:right="107" w:hanging="358"/>
      </w:pPr>
      <w:r>
        <w:t xml:space="preserve">Juego continuo / Retrasos en el juego </w:t>
      </w:r>
      <w:r>
        <w:tab/>
        <w:t xml:space="preserve">24 </w:t>
      </w:r>
    </w:p>
    <w:p w14:paraId="0FCF4348" w14:textId="77777777" w:rsidR="00F634ED" w:rsidRDefault="00000000">
      <w:pPr>
        <w:numPr>
          <w:ilvl w:val="0"/>
          <w:numId w:val="4"/>
        </w:numPr>
        <w:ind w:right="107" w:hanging="358"/>
      </w:pPr>
      <w:r>
        <w:t xml:space="preserve">Mala conducta del jugador en pista </w:t>
      </w:r>
      <w:r>
        <w:tab/>
        <w:t xml:space="preserve">25 </w:t>
      </w:r>
    </w:p>
    <w:p w14:paraId="1D54E33F" w14:textId="4B5F1258" w:rsidR="00F634ED" w:rsidRDefault="00000000">
      <w:pPr>
        <w:numPr>
          <w:ilvl w:val="0"/>
          <w:numId w:val="4"/>
        </w:numPr>
        <w:ind w:right="107" w:hanging="358"/>
      </w:pPr>
      <w:r>
        <w:t xml:space="preserve">Infracciones al código no observadas por el Juez de </w:t>
      </w:r>
      <w:ins w:id="4" w:author="ALVARO SANCHEZ-CID ROMAN" w:date="2024-01-10T12:50:00Z">
        <w:r w:rsidR="009A7D74">
          <w:t>Pista</w:t>
        </w:r>
      </w:ins>
      <w:del w:id="5" w:author="ALVARO SANCHEZ-CID ROMAN" w:date="2024-01-10T12:50:00Z">
        <w:r w:rsidDel="009A7D74">
          <w:delText>Silla</w:delText>
        </w:r>
      </w:del>
      <w:r>
        <w:t xml:space="preserve"> </w:t>
      </w:r>
      <w:r>
        <w:tab/>
        <w:t xml:space="preserve">25 </w:t>
      </w:r>
    </w:p>
    <w:p w14:paraId="5C9EA34E" w14:textId="77777777" w:rsidR="00F634ED" w:rsidRDefault="00000000">
      <w:pPr>
        <w:numPr>
          <w:ilvl w:val="0"/>
          <w:numId w:val="4"/>
        </w:numPr>
        <w:ind w:right="107" w:hanging="358"/>
      </w:pPr>
      <w:r>
        <w:t xml:space="preserve">Descalificación inmediata </w:t>
      </w:r>
      <w:r>
        <w:tab/>
        <w:t xml:space="preserve">26 </w:t>
      </w:r>
    </w:p>
    <w:p w14:paraId="4CEBC2BF" w14:textId="77777777" w:rsidR="00F634ED" w:rsidRDefault="00000000">
      <w:pPr>
        <w:numPr>
          <w:ilvl w:val="0"/>
          <w:numId w:val="4"/>
        </w:numPr>
        <w:ind w:right="107" w:hanging="358"/>
      </w:pPr>
      <w:r>
        <w:t xml:space="preserve">Código para Árbitros </w:t>
      </w:r>
      <w:r>
        <w:tab/>
        <w:t xml:space="preserve">26 </w:t>
      </w:r>
    </w:p>
    <w:p w14:paraId="0B9B0A4F" w14:textId="77777777" w:rsidR="00F634ED" w:rsidRDefault="00000000">
      <w:pPr>
        <w:spacing w:after="113" w:line="259" w:lineRule="auto"/>
        <w:ind w:left="0" w:firstLine="0"/>
        <w:jc w:val="left"/>
      </w:pPr>
      <w:r>
        <w:rPr>
          <w:sz w:val="15"/>
        </w:rPr>
        <w:t xml:space="preserve"> </w:t>
      </w:r>
    </w:p>
    <w:p w14:paraId="520A186A" w14:textId="77777777" w:rsidR="005E382D" w:rsidRDefault="00000000">
      <w:pPr>
        <w:pStyle w:val="Ttulo2"/>
        <w:spacing w:after="131"/>
        <w:ind w:right="174"/>
        <w:rPr>
          <w:b w:val="0"/>
        </w:rPr>
      </w:pPr>
      <w:r>
        <w:rPr>
          <w:b w:val="0"/>
          <w:sz w:val="14"/>
        </w:rPr>
        <w:t xml:space="preserve"> </w:t>
      </w:r>
      <w:r>
        <w:t xml:space="preserve">III       INTERPRETACIONES                                                                                                  </w:t>
      </w:r>
      <w:r>
        <w:rPr>
          <w:b w:val="0"/>
        </w:rPr>
        <w:t xml:space="preserve">27 </w:t>
      </w:r>
    </w:p>
    <w:p w14:paraId="55E721E9" w14:textId="1B8ED83B" w:rsidR="00F634ED" w:rsidRDefault="00000000">
      <w:pPr>
        <w:pStyle w:val="Ttulo2"/>
        <w:spacing w:after="131"/>
        <w:ind w:right="174"/>
      </w:pPr>
      <w:r>
        <w:rPr>
          <w:b w:val="0"/>
          <w:sz w:val="11"/>
          <w:vertAlign w:val="subscript"/>
        </w:rPr>
        <w:t xml:space="preserve"> </w:t>
      </w:r>
      <w:r>
        <w:t>IV       APÉNDICES</w:t>
      </w:r>
      <w:r>
        <w:rPr>
          <w:b w:val="0"/>
        </w:rPr>
        <w:t xml:space="preserve"> </w:t>
      </w:r>
    </w:p>
    <w:p w14:paraId="1F0CBDBD" w14:textId="77777777" w:rsidR="00F634ED" w:rsidRDefault="00000000">
      <w:pPr>
        <w:numPr>
          <w:ilvl w:val="0"/>
          <w:numId w:val="5"/>
        </w:numPr>
        <w:ind w:right="107" w:hanging="396"/>
      </w:pPr>
      <w:proofErr w:type="gramStart"/>
      <w:r>
        <w:t>Temas a controlar</w:t>
      </w:r>
      <w:proofErr w:type="gramEnd"/>
      <w:r>
        <w:t xml:space="preserve"> por el Juez Árbitro antes del inicio del Torneo (</w:t>
      </w:r>
      <w:proofErr w:type="spellStart"/>
      <w:r>
        <w:t>in-situ</w:t>
      </w:r>
      <w:proofErr w:type="spellEnd"/>
      <w:r>
        <w:t xml:space="preserve">) </w:t>
      </w:r>
      <w:r>
        <w:tab/>
        <w:t xml:space="preserve">29 </w:t>
      </w:r>
    </w:p>
    <w:p w14:paraId="46D7CA2F" w14:textId="77777777" w:rsidR="00F634ED" w:rsidRDefault="00000000">
      <w:pPr>
        <w:numPr>
          <w:ilvl w:val="0"/>
          <w:numId w:val="5"/>
        </w:numPr>
        <w:ind w:right="107" w:hanging="396"/>
      </w:pPr>
      <w:r>
        <w:t xml:space="preserve">Hoja de Arbitraje </w:t>
      </w:r>
      <w:r>
        <w:tab/>
        <w:t xml:space="preserve">30 </w:t>
      </w:r>
    </w:p>
    <w:p w14:paraId="5F7454B3" w14:textId="77777777" w:rsidR="00F634ED" w:rsidRDefault="00000000">
      <w:pPr>
        <w:numPr>
          <w:ilvl w:val="0"/>
          <w:numId w:val="5"/>
        </w:numPr>
        <w:ind w:right="107" w:hanging="396"/>
      </w:pPr>
      <w:r>
        <w:t xml:space="preserve">Procedimiento de utilización del Tiempo Muerto Médico </w:t>
      </w:r>
      <w:r>
        <w:tab/>
        <w:t xml:space="preserve">34 </w:t>
      </w:r>
    </w:p>
    <w:p w14:paraId="0CE238E3" w14:textId="77777777" w:rsidR="00F634ED" w:rsidRDefault="00000000">
      <w:pPr>
        <w:numPr>
          <w:ilvl w:val="0"/>
          <w:numId w:val="5"/>
        </w:numPr>
        <w:ind w:right="107" w:hanging="396"/>
      </w:pPr>
      <w:r>
        <w:t xml:space="preserve">Posiciones de los Jueces de Línea según el número disponible </w:t>
      </w:r>
      <w:r>
        <w:tab/>
        <w:t xml:space="preserve">35 </w:t>
      </w:r>
    </w:p>
    <w:p w14:paraId="5DAD187B" w14:textId="17AB0136" w:rsidR="00F634ED" w:rsidRDefault="00000000">
      <w:pPr>
        <w:numPr>
          <w:ilvl w:val="0"/>
          <w:numId w:val="5"/>
        </w:numPr>
        <w:spacing w:after="102"/>
        <w:ind w:right="107" w:hanging="396"/>
      </w:pPr>
      <w:r>
        <w:t xml:space="preserve">Partidos jugados sin Juez de </w:t>
      </w:r>
      <w:ins w:id="6" w:author="ALVARO SANCHEZ-CID ROMAN" w:date="2024-01-10T12:51:00Z">
        <w:r w:rsidR="009A7D74">
          <w:t>Pista</w:t>
        </w:r>
      </w:ins>
      <w:del w:id="7" w:author="ALVARO SANCHEZ-CID ROMAN" w:date="2024-01-10T12:51:00Z">
        <w:r w:rsidDel="009A7D74">
          <w:delText>Silla</w:delText>
        </w:r>
      </w:del>
      <w:r>
        <w:t xml:space="preserve"> </w:t>
      </w:r>
      <w:r>
        <w:tab/>
        <w:t xml:space="preserve">38 </w:t>
      </w:r>
    </w:p>
    <w:p w14:paraId="5491137B" w14:textId="77777777" w:rsidR="00F634ED" w:rsidRDefault="00000000">
      <w:pPr>
        <w:spacing w:after="0" w:line="259" w:lineRule="auto"/>
        <w:ind w:left="0" w:firstLine="0"/>
        <w:jc w:val="left"/>
      </w:pPr>
      <w:r>
        <w:rPr>
          <w:sz w:val="28"/>
        </w:rPr>
        <w:t xml:space="preserve"> </w:t>
      </w:r>
    </w:p>
    <w:p w14:paraId="5CA525A1" w14:textId="77777777" w:rsidR="00F634ED" w:rsidRDefault="00000000">
      <w:pPr>
        <w:spacing w:after="0" w:line="259" w:lineRule="auto"/>
        <w:ind w:left="0" w:firstLine="0"/>
        <w:jc w:val="left"/>
      </w:pPr>
      <w:r>
        <w:rPr>
          <w:sz w:val="26"/>
        </w:rPr>
        <w:t xml:space="preserve"> </w:t>
      </w:r>
    </w:p>
    <w:p w14:paraId="46A18A6C" w14:textId="77777777" w:rsidR="00F634ED" w:rsidRDefault="00000000">
      <w:pPr>
        <w:spacing w:after="0" w:line="279" w:lineRule="auto"/>
        <w:ind w:left="0" w:firstLine="0"/>
        <w:jc w:val="center"/>
      </w:pPr>
      <w:r>
        <w:t xml:space="preserve">Nota: Excepto cuando se estipule de otro modo, toda referencia en este documento a una persona en masculino (por ejemplo, “jugador” o “juez”) incluye ambos sexos. </w:t>
      </w:r>
    </w:p>
    <w:p w14:paraId="3E483185" w14:textId="77777777" w:rsidR="00F634ED" w:rsidRDefault="00000000">
      <w:pPr>
        <w:spacing w:after="0" w:line="259" w:lineRule="auto"/>
        <w:ind w:left="0" w:firstLine="0"/>
        <w:jc w:val="left"/>
      </w:pPr>
      <w:r>
        <w:rPr>
          <w:sz w:val="28"/>
        </w:rPr>
        <w:t xml:space="preserve"> </w:t>
      </w:r>
    </w:p>
    <w:p w14:paraId="72A07E73" w14:textId="77777777" w:rsidR="00F634ED" w:rsidRDefault="00000000">
      <w:pPr>
        <w:spacing w:after="0" w:line="259" w:lineRule="auto"/>
        <w:ind w:left="0" w:firstLine="0"/>
        <w:jc w:val="left"/>
      </w:pPr>
      <w:r>
        <w:rPr>
          <w:sz w:val="28"/>
        </w:rPr>
        <w:t xml:space="preserve"> </w:t>
      </w:r>
    </w:p>
    <w:p w14:paraId="121FF864" w14:textId="77777777" w:rsidR="00F634ED" w:rsidRDefault="00000000">
      <w:pPr>
        <w:ind w:left="127" w:right="107"/>
      </w:pPr>
      <w:r>
        <w:rPr>
          <w:b/>
        </w:rPr>
        <w:t xml:space="preserve">Nota: </w:t>
      </w:r>
      <w:r>
        <w:t xml:space="preserve">El presente documento es una adaptación hecha por el </w:t>
      </w:r>
      <w:r>
        <w:rPr>
          <w:rFonts w:ascii="Comic Sans MS" w:eastAsia="Comic Sans MS" w:hAnsi="Comic Sans MS" w:cs="Comic Sans MS"/>
        </w:rPr>
        <w:t xml:space="preserve">CEAT </w:t>
      </w:r>
      <w:r>
        <w:t xml:space="preserve">tomando por base el libro </w:t>
      </w:r>
    </w:p>
    <w:p w14:paraId="6F88DC7B" w14:textId="77777777" w:rsidR="00F634ED" w:rsidRDefault="00000000">
      <w:pPr>
        <w:ind w:left="127" w:right="107"/>
      </w:pPr>
      <w:r>
        <w:t>“</w:t>
      </w:r>
      <w:proofErr w:type="spellStart"/>
      <w:r>
        <w:t>Duties</w:t>
      </w:r>
      <w:proofErr w:type="spellEnd"/>
      <w:r>
        <w:t xml:space="preserve"> and </w:t>
      </w:r>
      <w:proofErr w:type="spellStart"/>
      <w:r>
        <w:t>Procedures</w:t>
      </w:r>
      <w:proofErr w:type="spellEnd"/>
      <w:r>
        <w:t xml:space="preserve"> </w:t>
      </w:r>
      <w:proofErr w:type="spellStart"/>
      <w:r>
        <w:t>for</w:t>
      </w:r>
      <w:proofErr w:type="spellEnd"/>
      <w:r>
        <w:t xml:space="preserve"> </w:t>
      </w:r>
      <w:proofErr w:type="spellStart"/>
      <w:r>
        <w:t>Officials</w:t>
      </w:r>
      <w:proofErr w:type="spellEnd"/>
      <w:r>
        <w:t xml:space="preserve">” publicado anualmente por la Federación Internacional de Tenis. </w:t>
      </w:r>
    </w:p>
    <w:p w14:paraId="707F57D0" w14:textId="77777777" w:rsidR="00F634ED" w:rsidRDefault="00000000">
      <w:pPr>
        <w:spacing w:after="0" w:line="259" w:lineRule="auto"/>
        <w:ind w:left="113" w:firstLine="0"/>
        <w:jc w:val="left"/>
      </w:pPr>
      <w:r>
        <w:rPr>
          <w:b/>
          <w:sz w:val="28"/>
        </w:rPr>
        <w:lastRenderedPageBreak/>
        <w:t xml:space="preserve"> </w:t>
      </w:r>
    </w:p>
    <w:p w14:paraId="6058AD96" w14:textId="77777777" w:rsidR="00F634ED" w:rsidRDefault="00000000">
      <w:pPr>
        <w:pStyle w:val="Ttulo1"/>
        <w:ind w:left="152" w:right="143"/>
      </w:pPr>
      <w:r>
        <w:t>I    DEBERES Y RESPONSABILIDADES DE LOS JUECES</w:t>
      </w:r>
      <w:r>
        <w:rPr>
          <w:b w:val="0"/>
        </w:rPr>
        <w:t xml:space="preserve"> </w:t>
      </w:r>
    </w:p>
    <w:p w14:paraId="45084A67" w14:textId="77777777" w:rsidR="00F634ED" w:rsidRDefault="00000000">
      <w:pPr>
        <w:spacing w:after="87" w:line="259" w:lineRule="auto"/>
        <w:ind w:left="0" w:firstLine="0"/>
        <w:jc w:val="left"/>
      </w:pPr>
      <w:r>
        <w:rPr>
          <w:sz w:val="15"/>
        </w:rPr>
        <w:t xml:space="preserve"> </w:t>
      </w:r>
    </w:p>
    <w:p w14:paraId="6A1B355F" w14:textId="77777777" w:rsidR="00F634ED" w:rsidRDefault="00000000">
      <w:pPr>
        <w:pStyle w:val="Ttulo2"/>
        <w:spacing w:after="212"/>
        <w:ind w:right="174"/>
      </w:pPr>
      <w:r>
        <w:rPr>
          <w:b w:val="0"/>
          <w:sz w:val="13"/>
        </w:rPr>
        <w:t xml:space="preserve"> </w:t>
      </w:r>
      <w:r>
        <w:t>A   ÁMBITO DE APLICACIÓN</w:t>
      </w:r>
      <w:r>
        <w:rPr>
          <w:b w:val="0"/>
        </w:rPr>
        <w:t xml:space="preserve"> </w:t>
      </w:r>
    </w:p>
    <w:p w14:paraId="30DB6331" w14:textId="77777777" w:rsidR="00F634ED" w:rsidRDefault="00000000">
      <w:pPr>
        <w:ind w:left="127" w:right="107"/>
      </w:pPr>
      <w:r>
        <w:t xml:space="preserve">Este Artículo es aplicable a todos los eventos sancionados o reconocidos por la RFET, el cual no impide que dichos eventos promulguen e impongan sus propias reglamentaciones siempre que éstas sean consistentes con los principios y cláusulas de este Artículo I. </w:t>
      </w:r>
    </w:p>
    <w:p w14:paraId="6B7914EE" w14:textId="77777777" w:rsidR="00F634ED" w:rsidRDefault="00000000">
      <w:pPr>
        <w:spacing w:after="0" w:line="259" w:lineRule="auto"/>
        <w:ind w:left="0" w:firstLine="0"/>
        <w:jc w:val="left"/>
      </w:pPr>
      <w:r>
        <w:rPr>
          <w:sz w:val="26"/>
        </w:rPr>
        <w:t xml:space="preserve"> </w:t>
      </w:r>
    </w:p>
    <w:p w14:paraId="1F24EF44" w14:textId="77777777" w:rsidR="00F634ED" w:rsidRDefault="00000000">
      <w:pPr>
        <w:pStyle w:val="Ttulo2"/>
        <w:spacing w:after="271"/>
        <w:ind w:right="174"/>
      </w:pPr>
      <w:r>
        <w:rPr>
          <w:b w:val="0"/>
          <w:sz w:val="13"/>
        </w:rPr>
        <w:t xml:space="preserve"> </w:t>
      </w:r>
      <w:r>
        <w:t>B   JUEZ ÁRBITRO</w:t>
      </w:r>
      <w:r>
        <w:rPr>
          <w:b w:val="0"/>
        </w:rPr>
        <w:t xml:space="preserve"> </w:t>
      </w:r>
    </w:p>
    <w:p w14:paraId="66FBC078" w14:textId="77777777" w:rsidR="00F634ED" w:rsidRDefault="00000000">
      <w:pPr>
        <w:spacing w:after="193"/>
        <w:ind w:left="0" w:right="107"/>
      </w:pPr>
      <w:r>
        <w:rPr>
          <w:sz w:val="13"/>
        </w:rPr>
        <w:t xml:space="preserve"> </w:t>
      </w:r>
      <w:r>
        <w:t xml:space="preserve">El Juez Árbitro deberá: </w:t>
      </w:r>
    </w:p>
    <w:p w14:paraId="6313A158" w14:textId="34A6ACAD" w:rsidR="00F634ED" w:rsidRDefault="005E382D">
      <w:pPr>
        <w:numPr>
          <w:ilvl w:val="0"/>
          <w:numId w:val="6"/>
        </w:numPr>
        <w:ind w:left="523" w:right="107" w:hanging="396"/>
      </w:pPr>
      <w:r>
        <w:t xml:space="preserve">Actuar como última autoridad para la interpretación de las Reglas del </w:t>
      </w:r>
      <w:proofErr w:type="spellStart"/>
      <w:ins w:id="8" w:author="ALVARO SANCHEZ-CID ROMAN" w:date="2024-01-06T15:39:00Z">
        <w:r w:rsidR="00FF4BE9">
          <w:t>Pickleball</w:t>
        </w:r>
      </w:ins>
      <w:proofErr w:type="spellEnd"/>
      <w:del w:id="9" w:author="ALVARO SANCHEZ-CID ROMAN" w:date="2024-01-06T15:39:00Z">
        <w:r w:rsidDel="00FF4BE9">
          <w:delText>Tenis</w:delText>
        </w:r>
      </w:del>
      <w:r>
        <w:t xml:space="preserve">, Deberes y Procedimientos, Código de Conducta y Reglamentaciones del Torneo, así como de todas las cuestiones referentes a lo anterior que requieran resolución inmediata en el lugar del Torneo. </w:t>
      </w:r>
    </w:p>
    <w:p w14:paraId="0321A070" w14:textId="77777777" w:rsidR="00F634ED" w:rsidRDefault="00000000">
      <w:pPr>
        <w:spacing w:after="0" w:line="259" w:lineRule="auto"/>
        <w:ind w:left="0" w:firstLine="0"/>
        <w:jc w:val="left"/>
      </w:pPr>
      <w:r>
        <w:rPr>
          <w:sz w:val="26"/>
        </w:rPr>
        <w:t xml:space="preserve"> </w:t>
      </w:r>
    </w:p>
    <w:p w14:paraId="3C1498A4" w14:textId="77777777" w:rsidR="00F634ED" w:rsidRDefault="00000000">
      <w:pPr>
        <w:numPr>
          <w:ilvl w:val="0"/>
          <w:numId w:val="6"/>
        </w:numPr>
        <w:ind w:left="523" w:right="107" w:hanging="396"/>
      </w:pPr>
      <w:r>
        <w:t xml:space="preserve">Antes del Torneo o del inicio del día en que se vayan a usar Jueces en pista, deberá dirigir reuniones a fin de que todos ellos se familiaricen con las Reglas y Procedimientos aplicables al Torneo. </w:t>
      </w:r>
    </w:p>
    <w:p w14:paraId="7D30AF02" w14:textId="77777777" w:rsidR="00F634ED" w:rsidRDefault="00000000">
      <w:pPr>
        <w:spacing w:after="0" w:line="259" w:lineRule="auto"/>
        <w:ind w:left="0" w:firstLine="0"/>
        <w:jc w:val="left"/>
      </w:pPr>
      <w:r>
        <w:rPr>
          <w:sz w:val="26"/>
        </w:rPr>
        <w:t xml:space="preserve"> </w:t>
      </w:r>
    </w:p>
    <w:p w14:paraId="4FB6D1FE" w14:textId="77777777" w:rsidR="00F634ED" w:rsidRDefault="00000000">
      <w:pPr>
        <w:numPr>
          <w:ilvl w:val="0"/>
          <w:numId w:val="6"/>
        </w:numPr>
        <w:ind w:left="523" w:right="107" w:hanging="396"/>
      </w:pPr>
      <w:r>
        <w:t xml:space="preserve">Nombrar, si procede, un </w:t>
      </w:r>
      <w:proofErr w:type="gramStart"/>
      <w:r>
        <w:t>Jefe</w:t>
      </w:r>
      <w:proofErr w:type="gramEnd"/>
      <w:r>
        <w:t xml:space="preserve"> de Árbitros y asegurarse que sus deberes y responsabilidades son llevados a cabo convenientemente. </w:t>
      </w:r>
    </w:p>
    <w:p w14:paraId="33A2D743" w14:textId="77777777" w:rsidR="00F634ED" w:rsidRDefault="00000000">
      <w:pPr>
        <w:spacing w:after="0" w:line="259" w:lineRule="auto"/>
        <w:ind w:left="0" w:firstLine="0"/>
        <w:jc w:val="left"/>
      </w:pPr>
      <w:r>
        <w:rPr>
          <w:sz w:val="26"/>
        </w:rPr>
        <w:t xml:space="preserve"> </w:t>
      </w:r>
    </w:p>
    <w:p w14:paraId="092904F4" w14:textId="584ECCCF" w:rsidR="00F634ED" w:rsidRDefault="00000000">
      <w:pPr>
        <w:numPr>
          <w:ilvl w:val="0"/>
          <w:numId w:val="6"/>
        </w:numPr>
        <w:ind w:left="523" w:right="107" w:hanging="396"/>
      </w:pPr>
      <w:r>
        <w:t xml:space="preserve">Aprobar las designaciones de todos los Jueces de </w:t>
      </w:r>
      <w:ins w:id="10" w:author="ALVARO SANCHEZ-CID ROMAN" w:date="2024-01-06T15:40:00Z">
        <w:r w:rsidR="00FF4BE9">
          <w:t>Pista</w:t>
        </w:r>
      </w:ins>
      <w:del w:id="11" w:author="ALVARO SANCHEZ-CID ROMAN" w:date="2024-01-06T15:40:00Z">
        <w:r w:rsidDel="00FF4BE9">
          <w:delText>Silla</w:delText>
        </w:r>
      </w:del>
      <w:ins w:id="12" w:author="ALVARO SANCHEZ-CID ROMAN" w:date="2024-01-06T15:40:00Z">
        <w:r w:rsidR="00FF4BE9">
          <w:t>,</w:t>
        </w:r>
      </w:ins>
      <w:ins w:id="13" w:author="ALVARO SANCHEZ-CID ROMAN" w:date="2024-01-06T16:00:00Z">
        <w:r w:rsidR="00332DDA">
          <w:t xml:space="preserve"> Segundos </w:t>
        </w:r>
      </w:ins>
      <w:ins w:id="14" w:author="ALVARO SANCHEZ-CID ROMAN" w:date="2024-01-06T15:40:00Z">
        <w:r w:rsidR="00FF4BE9">
          <w:t xml:space="preserve">Jueces de </w:t>
        </w:r>
      </w:ins>
      <w:ins w:id="15" w:author="ALVARO SANCHEZ-CID ROMAN" w:date="2024-01-06T15:41:00Z">
        <w:r w:rsidR="00FF4BE9">
          <w:t>Pista</w:t>
        </w:r>
      </w:ins>
      <w:r>
        <w:t xml:space="preserve"> y </w:t>
      </w:r>
      <w:ins w:id="16" w:author="ALVARO SANCHEZ-CID ROMAN" w:date="2024-01-06T15:41:00Z">
        <w:r w:rsidR="00FF4BE9">
          <w:t xml:space="preserve">Jueces </w:t>
        </w:r>
      </w:ins>
      <w:r>
        <w:t xml:space="preserve">de Línea, en caso de ser utilizados para los partidos. </w:t>
      </w:r>
    </w:p>
    <w:p w14:paraId="05AFAF6E" w14:textId="77777777" w:rsidR="00F634ED" w:rsidRDefault="00000000">
      <w:pPr>
        <w:spacing w:after="0" w:line="259" w:lineRule="auto"/>
        <w:ind w:left="0" w:firstLine="0"/>
        <w:jc w:val="left"/>
      </w:pPr>
      <w:r>
        <w:rPr>
          <w:sz w:val="26"/>
        </w:rPr>
        <w:t xml:space="preserve"> </w:t>
      </w:r>
    </w:p>
    <w:p w14:paraId="3FE9B793" w14:textId="68DC437C" w:rsidR="00F634ED" w:rsidRDefault="00000000">
      <w:pPr>
        <w:numPr>
          <w:ilvl w:val="0"/>
          <w:numId w:val="6"/>
        </w:numPr>
        <w:ind w:left="523" w:right="107" w:hanging="396"/>
      </w:pPr>
      <w:r>
        <w:t xml:space="preserve">Quitar o reemplazar a un Juez de </w:t>
      </w:r>
      <w:ins w:id="17" w:author="ALVARO SANCHEZ-CID ROMAN" w:date="2024-01-06T15:40:00Z">
        <w:r w:rsidR="00FF4BE9">
          <w:t>Pista</w:t>
        </w:r>
      </w:ins>
      <w:del w:id="18" w:author="ALVARO SANCHEZ-CID ROMAN" w:date="2024-01-06T15:40:00Z">
        <w:r w:rsidDel="00FF4BE9">
          <w:delText>Silla</w:delText>
        </w:r>
      </w:del>
      <w:r>
        <w:t xml:space="preserve"> y/o quitar, rotar o reemplazar a cualquier Juez de Línea cuando crea que es conveniente para mejorar el arbitraje de un partido. </w:t>
      </w:r>
    </w:p>
    <w:p w14:paraId="0434471E" w14:textId="77777777" w:rsidR="00F634ED" w:rsidRDefault="00000000">
      <w:pPr>
        <w:spacing w:after="0" w:line="259" w:lineRule="auto"/>
        <w:ind w:left="0" w:firstLine="0"/>
        <w:jc w:val="left"/>
      </w:pPr>
      <w:r>
        <w:rPr>
          <w:sz w:val="26"/>
        </w:rPr>
        <w:t xml:space="preserve"> </w:t>
      </w:r>
    </w:p>
    <w:p w14:paraId="6498ECAA" w14:textId="7BA2661D" w:rsidR="00F634ED" w:rsidRDefault="00000000">
      <w:pPr>
        <w:numPr>
          <w:ilvl w:val="0"/>
          <w:numId w:val="6"/>
        </w:numPr>
        <w:ind w:left="523" w:right="107" w:hanging="396"/>
      </w:pPr>
      <w:r>
        <w:t xml:space="preserve">Evaluar la actuación de todos los Jueces de </w:t>
      </w:r>
      <w:ins w:id="19" w:author="ALVARO SANCHEZ-CID ROMAN" w:date="2024-01-06T16:01:00Z">
        <w:r w:rsidR="00332DDA">
          <w:t>Pista</w:t>
        </w:r>
      </w:ins>
      <w:del w:id="20" w:author="ALVARO SANCHEZ-CID ROMAN" w:date="2024-01-06T16:01:00Z">
        <w:r w:rsidDel="00332DDA">
          <w:delText>Silla</w:delText>
        </w:r>
      </w:del>
      <w:r>
        <w:t xml:space="preserve">. </w:t>
      </w:r>
      <w:commentRangeStart w:id="21"/>
      <w:r>
        <w:t xml:space="preserve">Un formulario a tal efecto </w:t>
      </w:r>
      <w:commentRangeEnd w:id="21"/>
      <w:r w:rsidR="00B31848">
        <w:rPr>
          <w:rStyle w:val="Refdecomentario"/>
        </w:rPr>
        <w:commentReference w:id="21"/>
      </w:r>
      <w:r>
        <w:t xml:space="preserve">puede ser pedido al </w:t>
      </w:r>
      <w:r w:rsidR="00332DDA">
        <w:t>CEAT</w:t>
      </w:r>
    </w:p>
    <w:p w14:paraId="204D1FA2" w14:textId="77777777" w:rsidR="00F634ED" w:rsidRDefault="00000000">
      <w:pPr>
        <w:spacing w:after="0" w:line="259" w:lineRule="auto"/>
        <w:ind w:left="0" w:firstLine="0"/>
        <w:jc w:val="left"/>
      </w:pPr>
      <w:r>
        <w:rPr>
          <w:sz w:val="26"/>
        </w:rPr>
        <w:t xml:space="preserve"> </w:t>
      </w:r>
    </w:p>
    <w:p w14:paraId="49C35142" w14:textId="77777777" w:rsidR="00F634ED" w:rsidRDefault="00000000">
      <w:pPr>
        <w:numPr>
          <w:ilvl w:val="0"/>
          <w:numId w:val="6"/>
        </w:numPr>
        <w:ind w:left="523" w:right="107" w:hanging="396"/>
      </w:pPr>
      <w:r>
        <w:t>Asegurarse que cada pista, red</w:t>
      </w:r>
      <w:del w:id="22" w:author="ALVARO SANCHEZ-CID ROMAN" w:date="2024-01-06T16:03:00Z">
        <w:r w:rsidDel="00332DDA">
          <w:delText>,</w:delText>
        </w:r>
      </w:del>
      <w:del w:id="23" w:author="ALVARO SANCHEZ-CID ROMAN" w:date="2024-01-06T16:02:00Z">
        <w:r w:rsidDel="00332DDA">
          <w:delText xml:space="preserve"> palos de individuales</w:delText>
        </w:r>
      </w:del>
      <w:r>
        <w:t xml:space="preserve"> y postes de la red están dispuestos de conformidad con las especificaciones de las Reglas del Tenis y que cada pista está equipada con lo siguiente: </w:t>
      </w:r>
    </w:p>
    <w:p w14:paraId="65112EC9" w14:textId="77777777" w:rsidR="00F634ED" w:rsidRDefault="00000000">
      <w:pPr>
        <w:spacing w:after="0" w:line="259" w:lineRule="auto"/>
        <w:ind w:left="0" w:firstLine="0"/>
        <w:jc w:val="left"/>
      </w:pPr>
      <w:r>
        <w:rPr>
          <w:sz w:val="26"/>
        </w:rPr>
        <w:t xml:space="preserve"> </w:t>
      </w:r>
    </w:p>
    <w:p w14:paraId="5F3CBEBE" w14:textId="5CFE2EBB" w:rsidR="00F634ED" w:rsidRDefault="00000000" w:rsidP="00332DDA">
      <w:pPr>
        <w:pStyle w:val="Ttulo2"/>
        <w:ind w:left="522" w:right="174"/>
      </w:pPr>
      <w:r>
        <w:t xml:space="preserve">a    </w:t>
      </w:r>
      <w:del w:id="24" w:author="ALVARO SANCHEZ-CID ROMAN" w:date="2024-01-06T19:06:00Z">
        <w:r w:rsidDel="00173EDD">
          <w:delText>Silla del Juez de Silla</w:delText>
        </w:r>
        <w:r w:rsidDel="00173EDD">
          <w:rPr>
            <w:b w:val="0"/>
          </w:rPr>
          <w:delText xml:space="preserve"> </w:delText>
        </w:r>
      </w:del>
    </w:p>
    <w:p w14:paraId="13A78C60" w14:textId="6C94F99A" w:rsidR="00F634ED" w:rsidRPr="00173EDD" w:rsidRDefault="00000000" w:rsidP="00332DDA">
      <w:pPr>
        <w:pStyle w:val="Ttulo2"/>
        <w:ind w:left="522" w:right="174"/>
        <w:rPr>
          <w:b w:val="0"/>
          <w:bCs/>
        </w:rPr>
      </w:pPr>
      <w:r>
        <w:t xml:space="preserve">−    </w:t>
      </w:r>
    </w:p>
    <w:p w14:paraId="2BCF9185" w14:textId="0806F7A1" w:rsidR="00173EDD" w:rsidDel="00173EDD" w:rsidRDefault="00173EDD" w:rsidP="00173EDD">
      <w:pPr>
        <w:spacing w:after="0" w:line="259" w:lineRule="auto"/>
        <w:ind w:left="993" w:firstLine="0"/>
        <w:jc w:val="left"/>
        <w:rPr>
          <w:del w:id="25" w:author="ALVARO SANCHEZ-CID ROMAN" w:date="2024-01-06T19:05:00Z"/>
        </w:rPr>
      </w:pPr>
      <w:del w:id="26" w:author="ALVARO SANCHEZ-CID ROMAN" w:date="2024-01-06T19:05:00Z">
        <w:r w:rsidDel="00173EDD">
          <w:rPr>
            <w:sz w:val="26"/>
          </w:rPr>
          <w:delText>-</w:delText>
        </w:r>
        <w:r w:rsidDel="00173EDD">
          <w:delText>Debe estar centrada sobre la extensión imaginaria de la red aproximadamente a 0.9 m. (3 pies) del poste de la red;</w:delText>
        </w:r>
      </w:del>
    </w:p>
    <w:p w14:paraId="57AF0BA2" w14:textId="3FB8B81E" w:rsidR="00173EDD" w:rsidDel="00173EDD" w:rsidRDefault="00173EDD" w:rsidP="00173EDD">
      <w:pPr>
        <w:spacing w:after="0" w:line="259" w:lineRule="auto"/>
        <w:ind w:left="993" w:right="65" w:hanging="7"/>
        <w:jc w:val="left"/>
        <w:rPr>
          <w:del w:id="27" w:author="ALVARO SANCHEZ-CID ROMAN" w:date="2024-01-06T19:05:00Z"/>
        </w:rPr>
      </w:pPr>
      <w:del w:id="28" w:author="ALVARO SANCHEZ-CID ROMAN" w:date="2024-01-06T19:05:00Z">
        <w:r w:rsidDel="00173EDD">
          <w:delText xml:space="preserve">-Si un micrófono va a ser utilizado, debe tener interruptor y ser fácilmente ajustable a ella y no tener que aguantarlo con la mano. No puede haber micrófonos de ningún medio de difusión en la Silla ni cercanos a ella (entre las líneas de fondo); </w:delText>
        </w:r>
      </w:del>
    </w:p>
    <w:p w14:paraId="3B1C4024" w14:textId="1901D6C9" w:rsidR="00173EDD" w:rsidRPr="00173EDD" w:rsidDel="00173EDD" w:rsidRDefault="00173EDD" w:rsidP="00173EDD">
      <w:pPr>
        <w:pStyle w:val="Ttulo2"/>
        <w:ind w:left="993" w:right="174"/>
        <w:rPr>
          <w:del w:id="29" w:author="ALVARO SANCHEZ-CID ROMAN" w:date="2024-01-06T19:05:00Z"/>
          <w:b w:val="0"/>
          <w:bCs/>
        </w:rPr>
      </w:pPr>
      <w:del w:id="30" w:author="ALVARO SANCHEZ-CID ROMAN" w:date="2024-01-06T19:05:00Z">
        <w:r w:rsidDel="00173EDD">
          <w:rPr>
            <w:b w:val="0"/>
            <w:bCs/>
          </w:rPr>
          <w:delText>-</w:delText>
        </w:r>
        <w:r w:rsidRPr="00173EDD" w:rsidDel="00173EDD">
          <w:rPr>
            <w:b w:val="0"/>
            <w:bCs/>
          </w:rPr>
          <w:delText xml:space="preserve">Para Torneos al aire libre, debería estar provista de una sombrilla. </w:delText>
        </w:r>
      </w:del>
    </w:p>
    <w:p w14:paraId="3CC5E170" w14:textId="5C65DD21" w:rsidR="00173EDD" w:rsidDel="00173EDD" w:rsidRDefault="00173EDD" w:rsidP="00173EDD">
      <w:pPr>
        <w:spacing w:after="0" w:line="259" w:lineRule="auto"/>
        <w:ind w:left="993" w:firstLine="0"/>
        <w:jc w:val="left"/>
        <w:rPr>
          <w:del w:id="31" w:author="ALVARO SANCHEZ-CID ROMAN" w:date="2024-01-06T19:05:00Z"/>
        </w:rPr>
      </w:pPr>
      <w:del w:id="32" w:author="ALVARO SANCHEZ-CID ROMAN" w:date="2024-01-06T19:05:00Z">
        <w:r w:rsidDel="00173EDD">
          <w:delText>-Es recomendable que la Silla tenga una altura mínima de 1.82 m. (6 pies) y máxima de 2.44 m. (8 pies);</w:delText>
        </w:r>
      </w:del>
    </w:p>
    <w:p w14:paraId="10D2F934" w14:textId="3CA05D9B" w:rsidR="00F634ED" w:rsidDel="00332DDA" w:rsidRDefault="00000000" w:rsidP="00332DDA">
      <w:pPr>
        <w:pStyle w:val="Ttulo2"/>
        <w:ind w:left="522" w:right="174"/>
        <w:rPr>
          <w:del w:id="33" w:author="ALVARO SANCHEZ-CID ROMAN" w:date="2024-01-06T16:07:00Z"/>
        </w:rPr>
      </w:pPr>
      <w:r>
        <w:lastRenderedPageBreak/>
        <w:t xml:space="preserve">b    </w:t>
      </w:r>
      <w:del w:id="34" w:author="ALVARO SANCHEZ-CID ROMAN" w:date="2024-01-06T16:07:00Z">
        <w:r w:rsidDel="00332DDA">
          <w:delText>Sillas de los Jueces de Línea</w:delText>
        </w:r>
        <w:r w:rsidDel="00332DDA">
          <w:rPr>
            <w:b w:val="0"/>
          </w:rPr>
          <w:delText xml:space="preserve"> </w:delText>
        </w:r>
      </w:del>
    </w:p>
    <w:p w14:paraId="08AEF731" w14:textId="0CA69C6D" w:rsidR="00F634ED" w:rsidRPr="00D974C2" w:rsidDel="00332DDA" w:rsidRDefault="00000000" w:rsidP="00332DDA">
      <w:pPr>
        <w:pStyle w:val="Ttulo2"/>
        <w:ind w:left="522" w:right="174"/>
        <w:rPr>
          <w:del w:id="35" w:author="ALVARO SANCHEZ-CID ROMAN" w:date="2024-01-06T16:07:00Z"/>
          <w:b w:val="0"/>
          <w:bCs/>
        </w:rPr>
      </w:pPr>
      <w:del w:id="36" w:author="ALVARO SANCHEZ-CID ROMAN" w:date="2024-01-06T16:07:00Z">
        <w:r w:rsidRPr="00D974C2" w:rsidDel="00332DDA">
          <w:rPr>
            <w:b w:val="0"/>
            <w:bCs/>
          </w:rPr>
          <w:delText>− Las Sillas de los Jueces de las líneas de servicio y fondo deberán estar situadas en la extensión de sus respectivas líneas a lo largo de la valla lateral. No podrán estar elevadas sobre la superficie de la pista y deberían estar situadas a no menos de 3.66 m. (12 pies) del lateral de la pista</w:delText>
        </w:r>
        <w:r w:rsidR="005E382D" w:rsidRPr="00D974C2" w:rsidDel="00332DDA">
          <w:rPr>
            <w:b w:val="0"/>
            <w:bCs/>
          </w:rPr>
          <w:delText>.</w:delText>
        </w:r>
        <w:r w:rsidRPr="00D974C2" w:rsidDel="00332DDA">
          <w:rPr>
            <w:b w:val="0"/>
            <w:bCs/>
          </w:rPr>
          <w:delText xml:space="preserve"> </w:delText>
        </w:r>
      </w:del>
    </w:p>
    <w:p w14:paraId="3B4DC83A" w14:textId="5EF9B547" w:rsidR="00F634ED" w:rsidRPr="00D974C2" w:rsidDel="00332DDA" w:rsidRDefault="00000000" w:rsidP="00332DDA">
      <w:pPr>
        <w:pStyle w:val="Ttulo2"/>
        <w:ind w:left="522" w:right="174"/>
        <w:rPr>
          <w:del w:id="37" w:author="ALVARO SANCHEZ-CID ROMAN" w:date="2024-01-06T16:07:00Z"/>
          <w:b w:val="0"/>
          <w:bCs/>
        </w:rPr>
      </w:pPr>
      <w:del w:id="38" w:author="ALVARO SANCHEZ-CID ROMAN" w:date="2024-01-06T16:07:00Z">
        <w:r w:rsidRPr="00D974C2" w:rsidDel="00332DDA">
          <w:rPr>
            <w:b w:val="0"/>
            <w:bCs/>
          </w:rPr>
          <w:delText xml:space="preserve">− </w:delText>
        </w:r>
        <w:r w:rsidR="005E382D" w:rsidRPr="00D974C2" w:rsidDel="00332DDA">
          <w:rPr>
            <w:b w:val="0"/>
            <w:bCs/>
          </w:rPr>
          <w:delText>Las Sillas</w:delText>
        </w:r>
        <w:r w:rsidRPr="00D974C2" w:rsidDel="00332DDA">
          <w:rPr>
            <w:b w:val="0"/>
            <w:bCs/>
          </w:rPr>
          <w:delText xml:space="preserve"> para los Jueces de las líneas laterales y central de servicio deberían estar colocadas en las esquinas de la pista, a menos que se decida lo contrario. </w:delText>
        </w:r>
      </w:del>
    </w:p>
    <w:p w14:paraId="3207201A" w14:textId="4C63E8F4" w:rsidR="00F634ED" w:rsidRPr="00D974C2" w:rsidDel="00332DDA" w:rsidRDefault="00000000" w:rsidP="00332DDA">
      <w:pPr>
        <w:pStyle w:val="Ttulo2"/>
        <w:ind w:left="522" w:right="174"/>
        <w:rPr>
          <w:del w:id="39" w:author="ALVARO SANCHEZ-CID ROMAN" w:date="2024-01-06T16:07:00Z"/>
          <w:b w:val="0"/>
          <w:bCs/>
        </w:rPr>
      </w:pPr>
      <w:del w:id="40" w:author="ALVARO SANCHEZ-CID ROMAN" w:date="2024-01-06T16:07:00Z">
        <w:r w:rsidRPr="00D974C2" w:rsidDel="00332DDA">
          <w:rPr>
            <w:b w:val="0"/>
            <w:bCs/>
          </w:rPr>
          <w:delText xml:space="preserve">−  Cuando el sol pueda afectar, las sillas deberán estar situadas de manera que los Jueces de Línea no lo tengan de cara. </w:delText>
        </w:r>
      </w:del>
    </w:p>
    <w:p w14:paraId="566766C7" w14:textId="27374278" w:rsidR="00F634ED" w:rsidRPr="00D974C2" w:rsidDel="00332DDA" w:rsidRDefault="00000000" w:rsidP="00332DDA">
      <w:pPr>
        <w:pStyle w:val="Ttulo2"/>
        <w:ind w:left="522" w:right="174"/>
        <w:rPr>
          <w:del w:id="41" w:author="ALVARO SANCHEZ-CID ROMAN" w:date="2024-01-06T16:07:00Z"/>
          <w:b w:val="0"/>
          <w:bCs/>
        </w:rPr>
      </w:pPr>
      <w:del w:id="42" w:author="ALVARO SANCHEZ-CID ROMAN" w:date="2024-01-06T16:07:00Z">
        <w:r w:rsidRPr="00D974C2" w:rsidDel="00332DDA">
          <w:rPr>
            <w:b w:val="0"/>
            <w:bCs/>
          </w:rPr>
          <w:delText xml:space="preserve">− Cuando el sol no afecte, las sillas deberán estar situadas en el lado opuesto de la pista que ocupe el Juez de Silla. </w:delText>
        </w:r>
      </w:del>
    </w:p>
    <w:p w14:paraId="57DEB842" w14:textId="59CCEC5F" w:rsidR="00F634ED" w:rsidDel="00332DDA" w:rsidRDefault="00000000" w:rsidP="00332DDA">
      <w:pPr>
        <w:pStyle w:val="Ttulo2"/>
        <w:ind w:left="522" w:right="174"/>
        <w:rPr>
          <w:del w:id="43" w:author="ALVARO SANCHEZ-CID ROMAN" w:date="2024-01-06T16:07:00Z"/>
        </w:rPr>
      </w:pPr>
      <w:del w:id="44" w:author="ALVARO SANCHEZ-CID ROMAN" w:date="2024-01-06T16:07:00Z">
        <w:r w:rsidDel="00332DDA">
          <w:rPr>
            <w:sz w:val="26"/>
          </w:rPr>
          <w:delText xml:space="preserve"> </w:delText>
        </w:r>
      </w:del>
    </w:p>
    <w:p w14:paraId="164F9F42" w14:textId="3CCD2FAE" w:rsidR="00F634ED" w:rsidDel="00332DDA" w:rsidRDefault="00000000" w:rsidP="00332DDA">
      <w:pPr>
        <w:pStyle w:val="Ttulo2"/>
        <w:ind w:left="522" w:right="174"/>
        <w:rPr>
          <w:del w:id="45" w:author="ALVARO SANCHEZ-CID ROMAN" w:date="2024-01-06T16:07:00Z"/>
        </w:rPr>
      </w:pPr>
      <w:del w:id="46" w:author="ALVARO SANCHEZ-CID ROMAN" w:date="2024-01-06T16:07:00Z">
        <w:r w:rsidDel="00332DDA">
          <w:delText>c    Silla del Juez de Red o Dispositivo de Red</w:delText>
        </w:r>
        <w:r w:rsidDel="00332DDA">
          <w:rPr>
            <w:b w:val="0"/>
          </w:rPr>
          <w:delText xml:space="preserve"> </w:delText>
        </w:r>
      </w:del>
    </w:p>
    <w:p w14:paraId="079D744E" w14:textId="14933BBD" w:rsidR="00F634ED" w:rsidRPr="00D974C2" w:rsidDel="00332DDA" w:rsidRDefault="00000000" w:rsidP="00332DDA">
      <w:pPr>
        <w:pStyle w:val="Ttulo2"/>
        <w:ind w:left="522" w:right="174"/>
        <w:rPr>
          <w:del w:id="47" w:author="ALVARO SANCHEZ-CID ROMAN" w:date="2024-01-06T16:07:00Z"/>
          <w:b w:val="0"/>
          <w:bCs/>
        </w:rPr>
      </w:pPr>
      <w:del w:id="48" w:author="ALVARO SANCHEZ-CID ROMAN" w:date="2024-01-06T16:07:00Z">
        <w:r w:rsidRPr="00D974C2" w:rsidDel="00332DDA">
          <w:rPr>
            <w:b w:val="0"/>
            <w:bCs/>
          </w:rPr>
          <w:delText xml:space="preserve">Un dispositivo de red o una silla para el Juez de Red deberá ser ubicada cerca del poste de la red, cuando sea necesario, en el lado opuesto al Juez de Silla. </w:delText>
        </w:r>
      </w:del>
    </w:p>
    <w:p w14:paraId="3E839932" w14:textId="6F19B07B" w:rsidR="00F634ED" w:rsidDel="00332DDA" w:rsidRDefault="00000000" w:rsidP="00332DDA">
      <w:pPr>
        <w:pStyle w:val="Ttulo2"/>
        <w:ind w:left="522" w:right="174"/>
        <w:rPr>
          <w:del w:id="49" w:author="ALVARO SANCHEZ-CID ROMAN" w:date="2024-01-06T16:07:00Z"/>
        </w:rPr>
      </w:pPr>
      <w:del w:id="50" w:author="ALVARO SANCHEZ-CID ROMAN" w:date="2024-01-06T16:07:00Z">
        <w:r w:rsidDel="00332DDA">
          <w:rPr>
            <w:sz w:val="26"/>
          </w:rPr>
          <w:delText xml:space="preserve"> </w:delText>
        </w:r>
      </w:del>
    </w:p>
    <w:p w14:paraId="5998EA3B" w14:textId="4E7B329E" w:rsidR="00F634ED" w:rsidDel="00332DDA" w:rsidRDefault="00000000" w:rsidP="00332DDA">
      <w:pPr>
        <w:pStyle w:val="Ttulo2"/>
        <w:ind w:left="522" w:right="174"/>
        <w:rPr>
          <w:del w:id="51" w:author="ALVARO SANCHEZ-CID ROMAN" w:date="2024-01-06T16:07:00Z"/>
        </w:rPr>
      </w:pPr>
      <w:del w:id="52" w:author="ALVARO SANCHEZ-CID ROMAN" w:date="2024-01-06T16:07:00Z">
        <w:r w:rsidDel="00332DDA">
          <w:delText xml:space="preserve">d    Sillas de los Jugadores </w:delText>
        </w:r>
      </w:del>
    </w:p>
    <w:p w14:paraId="5A5EB5D2" w14:textId="42C75151" w:rsidR="00F634ED" w:rsidRPr="00D974C2" w:rsidDel="00332DDA" w:rsidRDefault="00000000" w:rsidP="00332DDA">
      <w:pPr>
        <w:pStyle w:val="Ttulo2"/>
        <w:ind w:left="522" w:right="174"/>
        <w:rPr>
          <w:del w:id="53" w:author="ALVARO SANCHEZ-CID ROMAN" w:date="2024-01-06T16:07:00Z"/>
          <w:b w:val="0"/>
          <w:bCs/>
        </w:rPr>
      </w:pPr>
      <w:del w:id="54" w:author="ALVARO SANCHEZ-CID ROMAN" w:date="2024-01-06T16:07:00Z">
        <w:r w:rsidRPr="00D974C2" w:rsidDel="00332DDA">
          <w:rPr>
            <w:b w:val="0"/>
            <w:bCs/>
          </w:rPr>
          <w:delText xml:space="preserve">Las sillas de los Jugadores deberán estar situadas una a cada lado del Juez de Silla. </w:delText>
        </w:r>
      </w:del>
    </w:p>
    <w:p w14:paraId="7E7211B3" w14:textId="73876B03" w:rsidR="00F634ED" w:rsidRDefault="00000000" w:rsidP="00332DDA">
      <w:pPr>
        <w:pStyle w:val="Ttulo2"/>
        <w:ind w:left="522" w:right="174"/>
      </w:pPr>
      <w:del w:id="55" w:author="ALVARO SANCHEZ-CID ROMAN" w:date="2024-01-06T16:07:00Z">
        <w:r w:rsidDel="00332DDA">
          <w:rPr>
            <w:sz w:val="26"/>
          </w:rPr>
          <w:delText xml:space="preserve"> </w:delText>
        </w:r>
      </w:del>
    </w:p>
    <w:p w14:paraId="791E0D1D" w14:textId="77777777" w:rsidR="00F634ED" w:rsidRDefault="00000000">
      <w:pPr>
        <w:pStyle w:val="Ttulo2"/>
        <w:ind w:left="522" w:right="174"/>
      </w:pPr>
      <w:proofErr w:type="spellStart"/>
      <w:r>
        <w:t>e</w:t>
      </w:r>
      <w:proofErr w:type="spellEnd"/>
      <w:r>
        <w:t xml:space="preserve">    Servicio en </w:t>
      </w:r>
      <w:commentRangeStart w:id="56"/>
      <w:r>
        <w:t>pista</w:t>
      </w:r>
      <w:commentRangeEnd w:id="56"/>
      <w:r w:rsidR="00B31848">
        <w:rPr>
          <w:rStyle w:val="Refdecomentario"/>
          <w:b w:val="0"/>
        </w:rPr>
        <w:commentReference w:id="56"/>
      </w:r>
      <w:r>
        <w:rPr>
          <w:b w:val="0"/>
        </w:rPr>
        <w:t xml:space="preserve"> </w:t>
      </w:r>
    </w:p>
    <w:p w14:paraId="10EA12F1" w14:textId="77777777" w:rsidR="00F634ED" w:rsidRDefault="00000000">
      <w:pPr>
        <w:ind w:left="908" w:right="107"/>
      </w:pPr>
      <w:r>
        <w:t xml:space="preserve">Agua, bebidas refrescantes, vasos, toallas y aserrín deberán estar disponibles para los jugadores en cada partido. </w:t>
      </w:r>
    </w:p>
    <w:p w14:paraId="7EE54F56" w14:textId="77777777" w:rsidR="00F634ED" w:rsidRDefault="00000000">
      <w:pPr>
        <w:spacing w:after="0" w:line="259" w:lineRule="auto"/>
        <w:ind w:left="0" w:firstLine="0"/>
        <w:jc w:val="left"/>
      </w:pPr>
      <w:r>
        <w:rPr>
          <w:sz w:val="26"/>
        </w:rPr>
        <w:t xml:space="preserve"> </w:t>
      </w:r>
    </w:p>
    <w:p w14:paraId="3E218164" w14:textId="77777777" w:rsidR="00F634ED" w:rsidRDefault="00000000">
      <w:pPr>
        <w:pStyle w:val="Ttulo2"/>
        <w:ind w:left="522" w:right="174"/>
      </w:pPr>
      <w:r>
        <w:t xml:space="preserve">f     Medición de la </w:t>
      </w:r>
      <w:commentRangeStart w:id="57"/>
      <w:r>
        <w:t>red</w:t>
      </w:r>
      <w:commentRangeEnd w:id="57"/>
      <w:r w:rsidR="00B31848">
        <w:rPr>
          <w:rStyle w:val="Refdecomentario"/>
          <w:b w:val="0"/>
        </w:rPr>
        <w:commentReference w:id="57"/>
      </w:r>
      <w:r>
        <w:rPr>
          <w:b w:val="0"/>
        </w:rPr>
        <w:t xml:space="preserve"> </w:t>
      </w:r>
    </w:p>
    <w:p w14:paraId="266DA994" w14:textId="77777777" w:rsidR="00F634ED" w:rsidRDefault="00000000">
      <w:pPr>
        <w:ind w:left="908" w:right="107"/>
      </w:pPr>
      <w:r>
        <w:t xml:space="preserve">Cinta métrica, el típico palo de medir la red u otros aparatos medidores deben estar </w:t>
      </w:r>
      <w:proofErr w:type="gramStart"/>
      <w:r>
        <w:t>disponibles  para</w:t>
      </w:r>
      <w:proofErr w:type="gramEnd"/>
      <w:r>
        <w:t xml:space="preserve">  medir  la  altura  de  la  red  y  la  correcta  ubicación  de  los  palos  de individuales. </w:t>
      </w:r>
    </w:p>
    <w:p w14:paraId="580F5AD8" w14:textId="77777777" w:rsidR="00F634ED" w:rsidRDefault="00000000">
      <w:pPr>
        <w:spacing w:after="0" w:line="259" w:lineRule="auto"/>
        <w:ind w:left="0" w:firstLine="0"/>
        <w:jc w:val="left"/>
      </w:pPr>
      <w:r>
        <w:rPr>
          <w:sz w:val="26"/>
        </w:rPr>
        <w:t xml:space="preserve"> </w:t>
      </w:r>
    </w:p>
    <w:p w14:paraId="601D06A1" w14:textId="77777777" w:rsidR="00F634ED" w:rsidRDefault="00000000">
      <w:pPr>
        <w:spacing w:after="3" w:line="259" w:lineRule="auto"/>
        <w:ind w:left="522" w:right="174" w:hanging="10"/>
      </w:pPr>
      <w:r>
        <w:rPr>
          <w:b/>
        </w:rPr>
        <w:t xml:space="preserve">g    Cronómetro, Hoja de Arbitraje o PDA, </w:t>
      </w:r>
      <w:commentRangeStart w:id="58"/>
      <w:r>
        <w:rPr>
          <w:b/>
        </w:rPr>
        <w:t>etc</w:t>
      </w:r>
      <w:commentRangeEnd w:id="58"/>
      <w:r w:rsidR="00B31848">
        <w:rPr>
          <w:rStyle w:val="Refdecomentario"/>
        </w:rPr>
        <w:commentReference w:id="58"/>
      </w:r>
      <w:r>
        <w:rPr>
          <w:b/>
        </w:rPr>
        <w:t>.</w:t>
      </w:r>
      <w:r>
        <w:t xml:space="preserve"> </w:t>
      </w:r>
    </w:p>
    <w:p w14:paraId="5494397C" w14:textId="0AB3D73C" w:rsidR="00F634ED" w:rsidRDefault="00000000">
      <w:pPr>
        <w:ind w:left="908" w:right="107"/>
      </w:pPr>
      <w:r>
        <w:t xml:space="preserve">Cronómetro, Hoja de Arbitraje o PDA, y lápices deben estar disponibles para el Juez de </w:t>
      </w:r>
      <w:ins w:id="59" w:author="ALVARO SANCHEZ-CID ROMAN" w:date="2024-01-06T16:16:00Z">
        <w:r w:rsidR="00B31848">
          <w:t>Pista</w:t>
        </w:r>
      </w:ins>
      <w:del w:id="60" w:author="ALVARO SANCHEZ-CID ROMAN" w:date="2024-01-06T16:16:00Z">
        <w:r w:rsidDel="00B31848">
          <w:delText>Silla</w:delText>
        </w:r>
      </w:del>
      <w:r>
        <w:t xml:space="preserve"> en cada partido. </w:t>
      </w:r>
    </w:p>
    <w:p w14:paraId="556E3292" w14:textId="77777777" w:rsidR="00F634ED" w:rsidRDefault="00000000">
      <w:pPr>
        <w:spacing w:after="0" w:line="259" w:lineRule="auto"/>
        <w:ind w:left="0" w:firstLine="0"/>
        <w:jc w:val="left"/>
      </w:pPr>
      <w:r>
        <w:rPr>
          <w:sz w:val="26"/>
        </w:rPr>
        <w:t xml:space="preserve"> </w:t>
      </w:r>
    </w:p>
    <w:p w14:paraId="7F96F3C9" w14:textId="36370F5A" w:rsidR="00F634ED" w:rsidRDefault="00000000">
      <w:pPr>
        <w:numPr>
          <w:ilvl w:val="0"/>
          <w:numId w:val="7"/>
        </w:numPr>
        <w:ind w:right="107" w:hanging="399"/>
      </w:pPr>
      <w:r>
        <w:t xml:space="preserve">Asegurarse que la valla del fondo o las pancartas colocadas en ella no están pintadas ni poseen </w:t>
      </w:r>
      <w:r w:rsidR="005E382D">
        <w:t>color blanco</w:t>
      </w:r>
      <w:r>
        <w:t xml:space="preserve">, amarillo ni otro color claro que pueda interferir la correcta visión de los Jugadores. </w:t>
      </w:r>
    </w:p>
    <w:p w14:paraId="5D1363AC" w14:textId="77777777" w:rsidR="00F634ED" w:rsidRDefault="00000000">
      <w:pPr>
        <w:spacing w:after="0" w:line="259" w:lineRule="auto"/>
        <w:ind w:left="0" w:firstLine="0"/>
        <w:jc w:val="left"/>
      </w:pPr>
      <w:r>
        <w:rPr>
          <w:sz w:val="26"/>
        </w:rPr>
        <w:t xml:space="preserve"> </w:t>
      </w:r>
    </w:p>
    <w:p w14:paraId="4BE3AEDA" w14:textId="4C2C9E25" w:rsidR="00F634ED" w:rsidRDefault="00000000">
      <w:pPr>
        <w:numPr>
          <w:ilvl w:val="0"/>
          <w:numId w:val="7"/>
        </w:numPr>
        <w:ind w:right="107" w:hanging="399"/>
      </w:pPr>
      <w:r>
        <w:t>Notificar a los competidores las condiciones de juego (</w:t>
      </w:r>
      <w:proofErr w:type="spellStart"/>
      <w:r>
        <w:t>p.e</w:t>
      </w:r>
      <w:proofErr w:type="spellEnd"/>
      <w:r>
        <w:t xml:space="preserve">. marca de las pelotas, </w:t>
      </w:r>
      <w:del w:id="61" w:author="ALVARO SANCHEZ-CID ROMAN" w:date="2024-01-06T16:17:00Z">
        <w:r w:rsidDel="00B31848">
          <w:delText>número y cambio de pelotas a aplicar</w:delText>
        </w:r>
      </w:del>
      <w:r>
        <w:t xml:space="preserve">, superficie de la pista, </w:t>
      </w:r>
      <w:del w:id="62" w:author="ALVARO SANCHEZ-CID ROMAN" w:date="2024-01-06T16:18:00Z">
        <w:r w:rsidDel="00B31848">
          <w:delText>número de sets</w:delText>
        </w:r>
      </w:del>
      <w:ins w:id="63" w:author="ALVARO SANCHEZ-CID ROMAN" w:date="2024-01-06T16:19:00Z">
        <w:r w:rsidR="00B31848">
          <w:t xml:space="preserve">tipo de competición y </w:t>
        </w:r>
      </w:ins>
      <w:ins w:id="64" w:author="ALVARO SANCHEZ-CID ROMAN" w:date="2024-01-06T16:18:00Z">
        <w:r w:rsidR="00B31848">
          <w:t>formato de los partidos en cada evento</w:t>
        </w:r>
      </w:ins>
      <w:r>
        <w:t xml:space="preserve">, </w:t>
      </w:r>
      <w:del w:id="65" w:author="ALVARO SANCHEZ-CID ROMAN" w:date="2024-01-06T16:17:00Z">
        <w:r w:rsidDel="00B31848">
          <w:delText xml:space="preserve">uso de tie-break </w:delText>
        </w:r>
      </w:del>
      <w:r>
        <w:t xml:space="preserve">y cualquier otro aspecto relevante) antes del inicio del Torneo. </w:t>
      </w:r>
    </w:p>
    <w:p w14:paraId="78B7B436" w14:textId="77777777" w:rsidR="00F634ED" w:rsidRDefault="00000000">
      <w:pPr>
        <w:spacing w:after="0" w:line="259" w:lineRule="auto"/>
        <w:ind w:left="0" w:firstLine="0"/>
        <w:jc w:val="left"/>
      </w:pPr>
      <w:r>
        <w:rPr>
          <w:sz w:val="26"/>
        </w:rPr>
        <w:t xml:space="preserve"> </w:t>
      </w:r>
    </w:p>
    <w:p w14:paraId="3A8985B6" w14:textId="119924F5" w:rsidR="00F634ED" w:rsidRDefault="00000000">
      <w:pPr>
        <w:numPr>
          <w:ilvl w:val="0"/>
          <w:numId w:val="7"/>
        </w:numPr>
        <w:ind w:right="107" w:hanging="399"/>
      </w:pPr>
      <w:r>
        <w:t xml:space="preserve">Designar y colocar en un lugar visible un Tablón Oficial y notificar a los Jugadores dicha localización. El </w:t>
      </w:r>
      <w:commentRangeStart w:id="66"/>
      <w:r>
        <w:t xml:space="preserve">Orden de Juego </w:t>
      </w:r>
      <w:commentRangeEnd w:id="66"/>
      <w:r w:rsidR="00333F78">
        <w:rPr>
          <w:rStyle w:val="Refdecomentario"/>
        </w:rPr>
        <w:commentReference w:id="66"/>
      </w:r>
      <w:r>
        <w:t xml:space="preserve">diario </w:t>
      </w:r>
      <w:ins w:id="67" w:author="ALVARO SANCHEZ-CID ROMAN" w:date="2024-01-06T16:20:00Z">
        <w:r w:rsidR="00333F78">
          <w:t xml:space="preserve">y pistas para cada evento </w:t>
        </w:r>
      </w:ins>
      <w:r>
        <w:t xml:space="preserve">deberá ser publicado en dicho tablón tan pronto como sea confeccionado. </w:t>
      </w:r>
    </w:p>
    <w:p w14:paraId="48DB67F7" w14:textId="77777777" w:rsidR="00F634ED" w:rsidRDefault="00000000">
      <w:pPr>
        <w:ind w:left="512" w:right="107"/>
      </w:pPr>
      <w:r>
        <w:t xml:space="preserve">Es responsabilidad de los Jugadores conocer su horario de juego aprobado por el Juez Árbitro para cada día del Torneo. </w:t>
      </w:r>
    </w:p>
    <w:p w14:paraId="24304832" w14:textId="77777777" w:rsidR="00F634ED" w:rsidRDefault="00000000">
      <w:pPr>
        <w:spacing w:after="0" w:line="259" w:lineRule="auto"/>
        <w:ind w:left="0" w:firstLine="0"/>
        <w:jc w:val="left"/>
      </w:pPr>
      <w:r>
        <w:rPr>
          <w:sz w:val="26"/>
        </w:rPr>
        <w:t xml:space="preserve"> </w:t>
      </w:r>
    </w:p>
    <w:p w14:paraId="6B4E7B5B" w14:textId="77777777" w:rsidR="00F634ED" w:rsidRDefault="00000000">
      <w:pPr>
        <w:numPr>
          <w:ilvl w:val="0"/>
          <w:numId w:val="7"/>
        </w:numPr>
        <w:ind w:right="107" w:hanging="399"/>
      </w:pPr>
      <w:r>
        <w:t xml:space="preserve">Designar y/o colocar en lugar visible un Reloj Oficial del Torneo y notificar a los Jugadores dicha designación y localización. Relojes de pulsera, de mano o de bolsillo no son aceptables, a menos que se decida lo contrario. </w:t>
      </w:r>
    </w:p>
    <w:p w14:paraId="3CDF400E" w14:textId="77777777" w:rsidR="00F634ED" w:rsidRDefault="00000000">
      <w:pPr>
        <w:spacing w:after="0" w:line="259" w:lineRule="auto"/>
        <w:ind w:left="0" w:firstLine="0"/>
        <w:jc w:val="left"/>
      </w:pPr>
      <w:r>
        <w:rPr>
          <w:sz w:val="26"/>
        </w:rPr>
        <w:t xml:space="preserve"> </w:t>
      </w:r>
    </w:p>
    <w:p w14:paraId="5BA92570" w14:textId="04655172" w:rsidR="00F634ED" w:rsidRDefault="00000000">
      <w:pPr>
        <w:numPr>
          <w:ilvl w:val="0"/>
          <w:numId w:val="7"/>
        </w:numPr>
        <w:ind w:right="107" w:hanging="399"/>
      </w:pPr>
      <w:commentRangeStart w:id="68"/>
      <w:r>
        <w:lastRenderedPageBreak/>
        <w:t>Antes</w:t>
      </w:r>
      <w:commentRangeEnd w:id="68"/>
      <w:r w:rsidR="00333F78">
        <w:rPr>
          <w:rStyle w:val="Refdecomentario"/>
        </w:rPr>
        <w:commentReference w:id="68"/>
      </w:r>
      <w:r>
        <w:t xml:space="preserve">   de   realizar   los   Cuadros, </w:t>
      </w:r>
      <w:proofErr w:type="gramStart"/>
      <w:r>
        <w:t>obtener  los</w:t>
      </w:r>
      <w:proofErr w:type="gramEnd"/>
      <w:r>
        <w:t xml:space="preserve">  Wild-</w:t>
      </w:r>
      <w:proofErr w:type="spellStart"/>
      <w:r>
        <w:t>Cards</w:t>
      </w:r>
      <w:proofErr w:type="spellEnd"/>
      <w:r>
        <w:t xml:space="preserve">  (invitados) del Director del Torneo/Comité Organizador. Examinar con él y un Jugador: </w:t>
      </w:r>
    </w:p>
    <w:p w14:paraId="42B6561C" w14:textId="77777777" w:rsidR="005E382D" w:rsidRDefault="00000000">
      <w:pPr>
        <w:spacing w:after="4" w:line="235" w:lineRule="auto"/>
        <w:ind w:left="520" w:right="3462" w:hanging="8"/>
        <w:jc w:val="left"/>
      </w:pPr>
      <w:r>
        <w:rPr>
          <w:b/>
        </w:rPr>
        <w:t xml:space="preserve">a    </w:t>
      </w:r>
      <w:r>
        <w:t xml:space="preserve">la lista definitiva de Jugadores participantes; </w:t>
      </w:r>
    </w:p>
    <w:p w14:paraId="1EA8BE0B" w14:textId="77777777" w:rsidR="005E382D" w:rsidRDefault="00000000">
      <w:pPr>
        <w:spacing w:after="4" w:line="235" w:lineRule="auto"/>
        <w:ind w:left="520" w:right="3462" w:hanging="8"/>
        <w:jc w:val="left"/>
      </w:pPr>
      <w:r>
        <w:rPr>
          <w:b/>
        </w:rPr>
        <w:t xml:space="preserve">b    </w:t>
      </w:r>
      <w:r>
        <w:t xml:space="preserve">el ranking a ser usado para los cabezas de serie; </w:t>
      </w:r>
    </w:p>
    <w:p w14:paraId="7B2BA128" w14:textId="77777777" w:rsidR="005E382D" w:rsidRDefault="00000000">
      <w:pPr>
        <w:spacing w:after="4" w:line="235" w:lineRule="auto"/>
        <w:ind w:left="520" w:right="3462" w:hanging="8"/>
        <w:jc w:val="left"/>
      </w:pPr>
      <w:r>
        <w:rPr>
          <w:b/>
        </w:rPr>
        <w:t xml:space="preserve">c    </w:t>
      </w:r>
      <w:r>
        <w:t xml:space="preserve">cualquier otra información relevante para hacer el cuadro. </w:t>
      </w:r>
    </w:p>
    <w:p w14:paraId="2C080063" w14:textId="77777777" w:rsidR="005E382D" w:rsidRDefault="005E382D">
      <w:pPr>
        <w:spacing w:after="4" w:line="235" w:lineRule="auto"/>
        <w:ind w:left="520" w:right="3462" w:hanging="8"/>
        <w:jc w:val="left"/>
      </w:pPr>
    </w:p>
    <w:p w14:paraId="030E170D" w14:textId="0C79F422" w:rsidR="00F634ED" w:rsidRDefault="00000000" w:rsidP="00850CF8">
      <w:pPr>
        <w:tabs>
          <w:tab w:val="left" w:pos="6379"/>
        </w:tabs>
        <w:spacing w:after="4" w:line="235" w:lineRule="auto"/>
        <w:ind w:left="520" w:right="3" w:hanging="378"/>
        <w:jc w:val="left"/>
      </w:pPr>
      <w:proofErr w:type="gramStart"/>
      <w:r>
        <w:rPr>
          <w:b/>
        </w:rPr>
        <w:t>13</w:t>
      </w:r>
      <w:r w:rsidR="00850CF8">
        <w:rPr>
          <w:b/>
        </w:rPr>
        <w:t xml:space="preserve"> </w:t>
      </w:r>
      <w:r>
        <w:rPr>
          <w:b/>
        </w:rPr>
        <w:t xml:space="preserve"> </w:t>
      </w:r>
      <w:r>
        <w:t>Realizar</w:t>
      </w:r>
      <w:proofErr w:type="gramEnd"/>
      <w:r>
        <w:t xml:space="preserve"> los cuadros</w:t>
      </w:r>
      <w:del w:id="69" w:author="ALVARO SANCHEZ-CID ROMAN" w:date="2024-01-06T16:31:00Z">
        <w:r w:rsidDel="008A3706">
          <w:delText xml:space="preserve"> de las fases previa y principal</w:delText>
        </w:r>
      </w:del>
      <w:ins w:id="70" w:author="ALVARO SANCHEZ-CID ROMAN" w:date="2024-01-06T16:31:00Z">
        <w:r w:rsidR="008A3706">
          <w:t xml:space="preserve"> de cada evento</w:t>
        </w:r>
      </w:ins>
      <w:ins w:id="71" w:author="ALVARO SANCHEZ-CID ROMAN" w:date="2024-01-06T16:32:00Z">
        <w:r w:rsidR="008A3706">
          <w:t xml:space="preserve"> y la definición de las clasificaciones y cruces en caso de round </w:t>
        </w:r>
        <w:proofErr w:type="spellStart"/>
        <w:r w:rsidR="008A3706">
          <w:t>robins</w:t>
        </w:r>
      </w:ins>
      <w:proofErr w:type="spellEnd"/>
      <w:r>
        <w:t xml:space="preserve">. En </w:t>
      </w:r>
      <w:r w:rsidR="005E382D">
        <w:t>c</w:t>
      </w:r>
      <w:r>
        <w:t xml:space="preserve">aso de que un cuadro se rehaga por cualquier motivo, deberá informar inmediatamente al comité arbitral de la Federación </w:t>
      </w:r>
      <w:commentRangeStart w:id="72"/>
      <w:r>
        <w:t>Autorizante</w:t>
      </w:r>
      <w:commentRangeEnd w:id="72"/>
      <w:r w:rsidR="008A3706">
        <w:rPr>
          <w:rStyle w:val="Refdecomentario"/>
        </w:rPr>
        <w:commentReference w:id="72"/>
      </w:r>
      <w:r>
        <w:t>.</w:t>
      </w:r>
    </w:p>
    <w:p w14:paraId="4E970DA3" w14:textId="77777777" w:rsidR="00F634ED" w:rsidRDefault="00000000">
      <w:pPr>
        <w:spacing w:after="0" w:line="259" w:lineRule="auto"/>
        <w:ind w:left="0" w:firstLine="0"/>
        <w:jc w:val="left"/>
      </w:pPr>
      <w:r>
        <w:rPr>
          <w:sz w:val="26"/>
        </w:rPr>
        <w:t xml:space="preserve"> </w:t>
      </w:r>
    </w:p>
    <w:p w14:paraId="13F2FDBD" w14:textId="31A98441" w:rsidR="00F634ED" w:rsidDel="008A3706" w:rsidRDefault="00850CF8">
      <w:pPr>
        <w:numPr>
          <w:ilvl w:val="0"/>
          <w:numId w:val="8"/>
        </w:numPr>
        <w:ind w:right="76" w:hanging="370"/>
        <w:rPr>
          <w:del w:id="73" w:author="ALVARO SANCHEZ-CID ROMAN" w:date="2024-01-06T16:35:00Z"/>
        </w:rPr>
      </w:pPr>
      <w:del w:id="74" w:author="ALVARO SANCHEZ-CID ROMAN" w:date="2024-01-06T16:35:00Z">
        <w:r w:rsidDel="008A3706">
          <w:delText xml:space="preserve">Colocar los documentos de firma (Fase Previa, Cuadros Principales, </w:delText>
        </w:r>
        <w:r w:rsidDel="008A3706">
          <w:rPr>
            <w:i/>
          </w:rPr>
          <w:delText>Alternates, Lucky</w:delText>
        </w:r>
        <w:r w:rsidDel="008A3706">
          <w:delText xml:space="preserve"> </w:delText>
        </w:r>
        <w:r w:rsidDel="008A3706">
          <w:rPr>
            <w:i/>
          </w:rPr>
          <w:delText>Losers</w:delText>
        </w:r>
        <w:r w:rsidDel="008A3706">
          <w:delText xml:space="preserve">, Dobles) en la oficina del Juez Árbitro publicando los anuncios </w:delText>
        </w:r>
        <w:commentRangeStart w:id="75"/>
        <w:r w:rsidDel="008A3706">
          <w:delText>oportunos</w:delText>
        </w:r>
      </w:del>
      <w:commentRangeEnd w:id="75"/>
      <w:r w:rsidR="00DE3106">
        <w:rPr>
          <w:rStyle w:val="Refdecomentario"/>
        </w:rPr>
        <w:commentReference w:id="75"/>
      </w:r>
      <w:del w:id="76" w:author="ALVARO SANCHEZ-CID ROMAN" w:date="2024-01-06T16:35:00Z">
        <w:r w:rsidDel="008A3706">
          <w:delText xml:space="preserve">. </w:delText>
        </w:r>
      </w:del>
    </w:p>
    <w:p w14:paraId="6BFCE5C4" w14:textId="4F43708D" w:rsidR="00F634ED" w:rsidRDefault="00000000">
      <w:pPr>
        <w:spacing w:after="0" w:line="259" w:lineRule="auto"/>
        <w:ind w:left="512" w:firstLine="0"/>
        <w:jc w:val="left"/>
      </w:pPr>
      <w:del w:id="77" w:author="ALVARO SANCHEZ-CID ROMAN" w:date="2024-01-06T16:35:00Z">
        <w:r w:rsidDel="008A3706">
          <w:rPr>
            <w:b/>
          </w:rPr>
          <w:delText xml:space="preserve"> </w:delText>
        </w:r>
      </w:del>
    </w:p>
    <w:p w14:paraId="6007938D" w14:textId="3907C3DE" w:rsidR="00F634ED" w:rsidRDefault="00000000">
      <w:pPr>
        <w:numPr>
          <w:ilvl w:val="0"/>
          <w:numId w:val="8"/>
        </w:numPr>
        <w:ind w:right="76" w:hanging="370"/>
      </w:pPr>
      <w:r>
        <w:t>Preparar el Orden de Juego diario</w:t>
      </w:r>
      <w:del w:id="78" w:author="ALVARO SANCHEZ-CID ROMAN" w:date="2024-01-06T16:36:00Z">
        <w:r w:rsidDel="008A3706">
          <w:delText xml:space="preserve"> con los partidos programados en pistas específicas uno a continuación de otro consecutivamente y sin demora, o cuando sea apropiado, programar algún/todos los partidos de manera clara como “no antes de” una hora específica</w:delText>
        </w:r>
      </w:del>
      <w:ins w:id="79" w:author="ALVARO SANCHEZ-CID ROMAN" w:date="2024-01-06T16:36:00Z">
        <w:r w:rsidR="008A3706">
          <w:t xml:space="preserve"> definiendo</w:t>
        </w:r>
      </w:ins>
      <w:ins w:id="80" w:author="ALVARO SANCHEZ-CID ROMAN" w:date="2024-01-06T16:37:00Z">
        <w:r w:rsidR="008A3706">
          <w:t xml:space="preserve"> para cada evento el formato de competición, la fase de round </w:t>
        </w:r>
        <w:proofErr w:type="spellStart"/>
        <w:r w:rsidR="008A3706">
          <w:t>robin</w:t>
        </w:r>
        <w:proofErr w:type="spellEnd"/>
        <w:r w:rsidR="008A3706">
          <w:t>, las canchas para cada u</w:t>
        </w:r>
      </w:ins>
      <w:ins w:id="81" w:author="ALVARO SANCHEZ-CID ROMAN" w:date="2024-01-06T16:38:00Z">
        <w:r w:rsidR="008A3706">
          <w:t>no, la hora de inicio de la fase de grupos y la de eliminatorias en caso de que no se hagan a continuación</w:t>
        </w:r>
      </w:ins>
      <w:r>
        <w:t xml:space="preserve">. Una vez que el Orden de Juego ha sido publicado, no debería ser modificado. </w:t>
      </w:r>
    </w:p>
    <w:p w14:paraId="1DB47219" w14:textId="77777777" w:rsidR="00F634ED" w:rsidRDefault="00000000">
      <w:pPr>
        <w:spacing w:after="0" w:line="259" w:lineRule="auto"/>
        <w:ind w:left="0" w:firstLine="0"/>
        <w:jc w:val="left"/>
      </w:pPr>
      <w:r>
        <w:rPr>
          <w:sz w:val="26"/>
        </w:rPr>
        <w:t xml:space="preserve"> </w:t>
      </w:r>
    </w:p>
    <w:p w14:paraId="2E89F5CF" w14:textId="77777777" w:rsidR="00F634ED" w:rsidRDefault="00000000">
      <w:pPr>
        <w:pStyle w:val="Ttulo2"/>
        <w:ind w:left="522" w:right="174"/>
      </w:pPr>
      <w:r>
        <w:t>a    Preparación del Torneo</w:t>
      </w:r>
      <w:r>
        <w:rPr>
          <w:b w:val="0"/>
        </w:rPr>
        <w:t xml:space="preserve"> </w:t>
      </w:r>
    </w:p>
    <w:p w14:paraId="7DA7E009" w14:textId="7EFB1C7F" w:rsidR="00F634ED" w:rsidDel="008A3706" w:rsidRDefault="00E24543">
      <w:pPr>
        <w:ind w:left="908" w:right="107"/>
        <w:rPr>
          <w:del w:id="82" w:author="ALVARO SANCHEZ-CID ROMAN" w:date="2024-01-06T16:39:00Z"/>
        </w:rPr>
      </w:pPr>
      <w:ins w:id="83" w:author="ALVARO SANCHEZ-CID ROMAN" w:date="2024-01-06T16:43:00Z">
        <w:r>
          <w:t>En las bases anunciadas para el torneo vendrán definidos los eventos de los que constará el torne</w:t>
        </w:r>
      </w:ins>
      <w:ins w:id="84" w:author="ALVARO SANCHEZ-CID ROMAN" w:date="2024-01-06T16:44:00Z">
        <w:r>
          <w:t>o que podrán ser definidos entre las diferentes posibilidades dependiendo del número de jugadores esperado</w:t>
        </w:r>
      </w:ins>
      <w:ins w:id="85" w:author="ALVARO SANCHEZ-CID ROMAN" w:date="2024-01-06T16:45:00Z">
        <w:r>
          <w:t>s, con posibles clasificaciones por edad y por categoría</w:t>
        </w:r>
      </w:ins>
      <w:ins w:id="86" w:author="ALVARO SANCHEZ-CID ROMAN" w:date="2024-01-06T16:47:00Z">
        <w:r>
          <w:t>. Antes del inicio del torneo el Director del Torneo y el Juez Árbitro podr</w:t>
        </w:r>
      </w:ins>
      <w:ins w:id="87" w:author="ALVARO SANCHEZ-CID ROMAN" w:date="2024-01-06T16:48:00Z">
        <w:r>
          <w:t>án decidir la unión de diferentes grupos en el caso de que no hayan conseguido las inscripciones suficientes</w:t>
        </w:r>
      </w:ins>
      <w:ins w:id="88" w:author="ALVARO SANCHEZ-CID ROMAN" w:date="2024-01-06T16:45:00Z">
        <w:r>
          <w:t xml:space="preserve"> </w:t>
        </w:r>
      </w:ins>
      <w:ins w:id="89" w:author="ALVARO SANCHEZ-CID ROMAN" w:date="2024-01-06T16:48:00Z">
        <w:r>
          <w:t xml:space="preserve">para </w:t>
        </w:r>
      </w:ins>
      <w:ins w:id="90" w:author="ALVARO SANCHEZ-CID ROMAN" w:date="2024-01-06T16:49:00Z">
        <w:r>
          <w:t>cada evento.</w:t>
        </w:r>
      </w:ins>
      <w:del w:id="91" w:author="ALVARO SANCHEZ-CID ROMAN" w:date="2024-01-06T16:39:00Z">
        <w:r w:rsidDel="008A3706">
          <w:delText xml:space="preserve">Antes de programar los partidos para el primer día de competición, si alguno de los Jueces Árbitros de los Torneos de la semana precedente le comunica personalmente que hay Jugadores con dificultades razonables para llegar a tiempo al Torneo debido a que acaban de ser eliminados o están todavía compitiendo por causas climatológicas o de diversa índole, tendrá ello en consideración a la hora de confeccionar el Orden de Juego para dicho primer día, siempre que ello no comprometa la equidad del Orden del Juego ni la finalización del Torneo. </w:delText>
        </w:r>
      </w:del>
    </w:p>
    <w:p w14:paraId="2C4AB14E" w14:textId="02A1A349" w:rsidR="00F634ED" w:rsidRDefault="00000000">
      <w:pPr>
        <w:spacing w:after="0" w:line="259" w:lineRule="auto"/>
        <w:ind w:left="0" w:firstLine="0"/>
        <w:jc w:val="left"/>
      </w:pPr>
      <w:del w:id="92" w:author="ALVARO SANCHEZ-CID ROMAN" w:date="2024-01-06T16:39:00Z">
        <w:r w:rsidDel="008A3706">
          <w:rPr>
            <w:sz w:val="26"/>
          </w:rPr>
          <w:delText xml:space="preserve"> </w:delText>
        </w:r>
      </w:del>
    </w:p>
    <w:p w14:paraId="4880D6E0" w14:textId="77777777" w:rsidR="00F634ED" w:rsidRDefault="00000000">
      <w:pPr>
        <w:pStyle w:val="Ttulo2"/>
        <w:ind w:left="522" w:right="174"/>
      </w:pPr>
      <w:r>
        <w:t>b    Fase Previa</w:t>
      </w:r>
      <w:r>
        <w:rPr>
          <w:b w:val="0"/>
        </w:rPr>
        <w:t xml:space="preserve"> </w:t>
      </w:r>
    </w:p>
    <w:p w14:paraId="11C02B8A" w14:textId="1CF24AD8" w:rsidR="00F634ED" w:rsidDel="008A3706" w:rsidRDefault="00E24543">
      <w:pPr>
        <w:ind w:left="908" w:right="107"/>
        <w:rPr>
          <w:del w:id="93" w:author="ALVARO SANCHEZ-CID ROMAN" w:date="2024-01-06T16:39:00Z"/>
        </w:rPr>
      </w:pPr>
      <w:ins w:id="94" w:author="ALVARO SANCHEZ-CID ROMAN" w:date="2024-01-06T16:50:00Z">
        <w:r>
          <w:t xml:space="preserve">Entre los distintos formatos </w:t>
        </w:r>
      </w:ins>
      <w:ins w:id="95" w:author="ALVARO SANCHEZ-CID ROMAN" w:date="2024-01-06T16:51:00Z">
        <w:r w:rsidR="004B7040">
          <w:t xml:space="preserve">posibles para cada evento está la posibilidad de una fase previa basada en distintos grupos que jugarían </w:t>
        </w:r>
        <w:proofErr w:type="gramStart"/>
        <w:r w:rsidR="004B7040">
          <w:t>una round</w:t>
        </w:r>
        <w:proofErr w:type="gramEnd"/>
        <w:r w:rsidR="004B7040">
          <w:t xml:space="preserve"> </w:t>
        </w:r>
        <w:proofErr w:type="spellStart"/>
        <w:r w:rsidR="004B7040">
          <w:t>robin</w:t>
        </w:r>
        <w:proofErr w:type="spellEnd"/>
        <w:r w:rsidR="004B7040">
          <w:t xml:space="preserve"> entre sí, definiendo</w:t>
        </w:r>
      </w:ins>
      <w:ins w:id="96" w:author="ALVARO SANCHEZ-CID ROMAN" w:date="2024-01-06T16:52:00Z">
        <w:r w:rsidR="004B7040">
          <w:t xml:space="preserve"> la forma de clasificación para disputar la fase eliminatoria. </w:t>
        </w:r>
      </w:ins>
      <w:del w:id="97" w:author="ALVARO SANCHEZ-CID ROMAN" w:date="2024-01-06T16:39:00Z">
        <w:r w:rsidDel="008A3706">
          <w:delText xml:space="preserve">La Fase Previa del concurso individual debería ser programada para finalizar el día antes del inicio del Cuadro Principal. Los partidos deberían ser programados de manera que un Jugador no tenga que disputar más de dos partidos de Fase Previa en el mismo día, excepto cuando la climatología o circunstancias inevitables causen serios trastornos a la programación del Torneo. </w:delText>
        </w:r>
      </w:del>
    </w:p>
    <w:p w14:paraId="145310A5" w14:textId="3D9DBB03" w:rsidR="00F634ED" w:rsidDel="008A3706" w:rsidRDefault="00000000">
      <w:pPr>
        <w:ind w:left="908" w:right="107"/>
        <w:rPr>
          <w:del w:id="98" w:author="ALVARO SANCHEZ-CID ROMAN" w:date="2024-01-06T16:39:00Z"/>
        </w:rPr>
      </w:pPr>
      <w:del w:id="99" w:author="ALVARO SANCHEZ-CID ROMAN" w:date="2024-01-06T16:39:00Z">
        <w:r w:rsidDel="008A3706">
          <w:delText xml:space="preserve">Cuando sea necesario jugar más de una ronda de la Fase Previa en un mismo día, el Orden de Juego debería confeccionarse con relación al orden del Cuadro, de arriba abajo o viceversa, o por secciones, de manera que todos los Jugadores puedan estar en las mismas condiciones. </w:delText>
        </w:r>
      </w:del>
    </w:p>
    <w:p w14:paraId="51B256AB" w14:textId="3FC3FBB0" w:rsidR="00F634ED" w:rsidDel="008A3706" w:rsidRDefault="00000000">
      <w:pPr>
        <w:spacing w:after="0" w:line="259" w:lineRule="auto"/>
        <w:ind w:left="0" w:firstLine="0"/>
        <w:jc w:val="left"/>
        <w:rPr>
          <w:del w:id="100" w:author="ALVARO SANCHEZ-CID ROMAN" w:date="2024-01-06T16:39:00Z"/>
        </w:rPr>
      </w:pPr>
      <w:del w:id="101" w:author="ALVARO SANCHEZ-CID ROMAN" w:date="2024-01-06T16:39:00Z">
        <w:r w:rsidDel="008A3706">
          <w:rPr>
            <w:sz w:val="26"/>
          </w:rPr>
          <w:delText xml:space="preserve"> </w:delText>
        </w:r>
      </w:del>
    </w:p>
    <w:p w14:paraId="41B3B7F6" w14:textId="77777777" w:rsidR="00F634ED" w:rsidRDefault="00000000">
      <w:pPr>
        <w:pStyle w:val="Ttulo2"/>
        <w:ind w:left="522" w:right="174"/>
      </w:pPr>
      <w:r>
        <w:t>c    Cuadro Principal</w:t>
      </w:r>
      <w:r>
        <w:rPr>
          <w:b w:val="0"/>
        </w:rPr>
        <w:t xml:space="preserve"> </w:t>
      </w:r>
    </w:p>
    <w:p w14:paraId="26A52A0A" w14:textId="277C6D18" w:rsidR="00F634ED" w:rsidDel="008A3706" w:rsidRDefault="004B7040">
      <w:pPr>
        <w:ind w:left="908" w:right="107"/>
        <w:rPr>
          <w:del w:id="102" w:author="ALVARO SANCHEZ-CID ROMAN" w:date="2024-01-06T16:40:00Z"/>
        </w:rPr>
      </w:pPr>
      <w:ins w:id="103" w:author="ALVARO SANCHEZ-CID ROMAN" w:date="2024-01-06T16:52:00Z">
        <w:r>
          <w:t>Será la fase de eliminatoria para cada even</w:t>
        </w:r>
      </w:ins>
      <w:ins w:id="104" w:author="ALVARO SANCHEZ-CID ROMAN" w:date="2024-01-06T16:53:00Z">
        <w:r>
          <w:t xml:space="preserve">to en el caso de una inicial de </w:t>
        </w:r>
        <w:proofErr w:type="gramStart"/>
        <w:r>
          <w:t>round</w:t>
        </w:r>
        <w:proofErr w:type="gramEnd"/>
        <w:r>
          <w:t xml:space="preserve"> </w:t>
        </w:r>
        <w:proofErr w:type="spellStart"/>
        <w:r>
          <w:t>robin</w:t>
        </w:r>
        <w:proofErr w:type="spellEnd"/>
        <w:r>
          <w:t>. Se puede optar por un cuadro principal directo basado en la doble eliminación.</w:t>
        </w:r>
      </w:ins>
      <w:del w:id="105" w:author="ALVARO SANCHEZ-CID ROMAN" w:date="2024-01-06T16:40:00Z">
        <w:r w:rsidDel="008A3706">
          <w:delText xml:space="preserve">Los Jugadores no podrán </w:delText>
        </w:r>
        <w:r w:rsidDel="008A3706">
          <w:lastRenderedPageBreak/>
          <w:delText xml:space="preserve">ser requeridos para jugar más de un partido individual y uno de dobles por día, a menos que la climatología o circunstancias inevitables causen serios trastornos a la programación del Torneo. La programación diaria deberá ser tal que todo Jugador dispute siempre su partido de individuales antes que el de dobles excepto si el Juez Árbitro determina lo contrario, lo cual sería en caso de circunstancias sumamente extremas. </w:delText>
        </w:r>
      </w:del>
    </w:p>
    <w:p w14:paraId="294A9B06" w14:textId="1E06EDA9" w:rsidR="00F634ED" w:rsidDel="008A3706" w:rsidRDefault="00000000">
      <w:pPr>
        <w:spacing w:after="0" w:line="259" w:lineRule="auto"/>
        <w:ind w:left="0" w:firstLine="0"/>
        <w:jc w:val="left"/>
        <w:rPr>
          <w:del w:id="106" w:author="ALVARO SANCHEZ-CID ROMAN" w:date="2024-01-06T16:40:00Z"/>
        </w:rPr>
      </w:pPr>
      <w:del w:id="107" w:author="ALVARO SANCHEZ-CID ROMAN" w:date="2024-01-06T16:40:00Z">
        <w:r w:rsidDel="008A3706">
          <w:rPr>
            <w:sz w:val="26"/>
          </w:rPr>
          <w:delText xml:space="preserve"> </w:delText>
        </w:r>
      </w:del>
    </w:p>
    <w:p w14:paraId="2E2A0368" w14:textId="18A120E2" w:rsidR="00F634ED" w:rsidDel="008A3706" w:rsidRDefault="00000000">
      <w:pPr>
        <w:numPr>
          <w:ilvl w:val="0"/>
          <w:numId w:val="9"/>
        </w:numPr>
        <w:ind w:right="107" w:hanging="399"/>
        <w:rPr>
          <w:del w:id="108" w:author="ALVARO SANCHEZ-CID ROMAN" w:date="2024-01-06T16:40:00Z"/>
        </w:rPr>
      </w:pPr>
      <w:del w:id="109" w:author="ALVARO SANCHEZ-CID ROMAN" w:date="2024-01-06T16:40:00Z">
        <w:r w:rsidDel="008A3706">
          <w:delText xml:space="preserve">Asegurarse que a las pistas de tierra o similares se les pase la estera y sus líneas sean barridas antes del inicio de todos los partidos. </w:delText>
        </w:r>
      </w:del>
    </w:p>
    <w:p w14:paraId="1CD17889" w14:textId="7877359F" w:rsidR="00F634ED" w:rsidRDefault="00000000">
      <w:pPr>
        <w:spacing w:after="0" w:line="259" w:lineRule="auto"/>
        <w:ind w:left="0" w:firstLine="0"/>
        <w:jc w:val="left"/>
      </w:pPr>
      <w:del w:id="110" w:author="ALVARO SANCHEZ-CID ROMAN" w:date="2024-01-06T16:40:00Z">
        <w:r w:rsidDel="008A3706">
          <w:rPr>
            <w:sz w:val="26"/>
          </w:rPr>
          <w:delText xml:space="preserve"> </w:delText>
        </w:r>
      </w:del>
    </w:p>
    <w:p w14:paraId="2B09EBC0" w14:textId="77777777" w:rsidR="00F634ED" w:rsidRDefault="00000000">
      <w:pPr>
        <w:numPr>
          <w:ilvl w:val="0"/>
          <w:numId w:val="9"/>
        </w:numPr>
        <w:ind w:right="107" w:hanging="399"/>
      </w:pPr>
      <w:r>
        <w:t xml:space="preserve">Decidir si una pista está en condiciones para jugar. </w:t>
      </w:r>
    </w:p>
    <w:p w14:paraId="36A5DF45" w14:textId="77777777" w:rsidR="00F634ED" w:rsidRDefault="00000000">
      <w:pPr>
        <w:spacing w:after="0" w:line="259" w:lineRule="auto"/>
        <w:ind w:left="0" w:firstLine="0"/>
        <w:jc w:val="left"/>
      </w:pPr>
      <w:r>
        <w:rPr>
          <w:sz w:val="26"/>
        </w:rPr>
        <w:t xml:space="preserve"> </w:t>
      </w:r>
    </w:p>
    <w:p w14:paraId="14732E97" w14:textId="77777777" w:rsidR="00F634ED" w:rsidRDefault="00000000">
      <w:pPr>
        <w:numPr>
          <w:ilvl w:val="0"/>
          <w:numId w:val="9"/>
        </w:numPr>
        <w:ind w:right="107" w:hanging="399"/>
      </w:pPr>
      <w:r>
        <w:t xml:space="preserve">Designar un lugar específico desde donde anunciar los partidos en concordancia con el Orden de Juego usando los medios disponibles y razonables. </w:t>
      </w:r>
    </w:p>
    <w:p w14:paraId="21CF0623" w14:textId="794866AD" w:rsidR="00F634ED" w:rsidRDefault="00000000">
      <w:pPr>
        <w:ind w:left="512" w:right="107"/>
      </w:pPr>
      <w:r>
        <w:t xml:space="preserve">Los Jugadores deben estar disponibles para jugar cuando sus partidos son llamados. En </w:t>
      </w:r>
      <w:r w:rsidR="00850CF8">
        <w:t>inusitadas circunstancias</w:t>
      </w:r>
      <w:r>
        <w:t>, el Juez Árbitro deberá determinar cu</w:t>
      </w:r>
      <w:r w:rsidR="00850CF8">
        <w:t>á</w:t>
      </w:r>
      <w:r>
        <w:t xml:space="preserve">ndo un partido ha de ser llamado o cuando fue, de hecho, llamado. </w:t>
      </w:r>
    </w:p>
    <w:p w14:paraId="1E2B37CC" w14:textId="77777777" w:rsidR="00F634ED" w:rsidRDefault="00000000">
      <w:pPr>
        <w:spacing w:after="0" w:line="259" w:lineRule="auto"/>
        <w:ind w:left="0" w:firstLine="0"/>
        <w:jc w:val="left"/>
      </w:pPr>
      <w:r>
        <w:rPr>
          <w:sz w:val="26"/>
        </w:rPr>
        <w:t xml:space="preserve"> </w:t>
      </w:r>
    </w:p>
    <w:p w14:paraId="7B0840BB" w14:textId="06E4EC36" w:rsidR="00F634ED" w:rsidDel="004B7040" w:rsidRDefault="00850CF8">
      <w:pPr>
        <w:numPr>
          <w:ilvl w:val="0"/>
          <w:numId w:val="9"/>
        </w:numPr>
        <w:ind w:right="107" w:hanging="399"/>
        <w:rPr>
          <w:del w:id="111" w:author="ALVARO SANCHEZ-CID ROMAN" w:date="2024-01-06T16:54:00Z"/>
        </w:rPr>
      </w:pPr>
      <w:del w:id="112" w:author="ALVARO SANCHEZ-CID ROMAN" w:date="2024-01-06T16:54:00Z">
        <w:r w:rsidDel="004B7040">
          <w:delText xml:space="preserve">Decidir si debe permitir una ampliación del periodo de calentamiento (usualmente a 8 o 10 minutos) si los jugadores no han tenido la posibilidad de entrenar antes del inicio de los partidos debido al mal tiempo. </w:delText>
        </w:r>
      </w:del>
    </w:p>
    <w:p w14:paraId="06A84BE9" w14:textId="17469A94" w:rsidR="00F634ED" w:rsidRDefault="00000000">
      <w:pPr>
        <w:spacing w:after="0" w:line="259" w:lineRule="auto"/>
        <w:ind w:left="0" w:firstLine="0"/>
        <w:jc w:val="left"/>
      </w:pPr>
      <w:del w:id="113" w:author="ALVARO SANCHEZ-CID ROMAN" w:date="2024-01-06T16:54:00Z">
        <w:r w:rsidDel="004B7040">
          <w:rPr>
            <w:sz w:val="26"/>
          </w:rPr>
          <w:delText xml:space="preserve"> </w:delText>
        </w:r>
      </w:del>
    </w:p>
    <w:p w14:paraId="0174D46F" w14:textId="77777777" w:rsidR="00F634ED" w:rsidRDefault="00000000">
      <w:pPr>
        <w:numPr>
          <w:ilvl w:val="0"/>
          <w:numId w:val="9"/>
        </w:numPr>
        <w:ind w:right="107" w:hanging="399"/>
      </w:pPr>
      <w:r>
        <w:t xml:space="preserve">Decidir si un partido debe ser cambiado de pista. </w:t>
      </w:r>
    </w:p>
    <w:p w14:paraId="7A064EEF" w14:textId="1B3CF0B4" w:rsidR="00F634ED" w:rsidRDefault="00000000">
      <w:pPr>
        <w:ind w:left="512" w:right="107"/>
      </w:pPr>
      <w:r>
        <w:t xml:space="preserve">Si el mal tiempo u otras circunstancias inevitables causan serios trastornos o la suspensión de un partido en juego, y se hace necesario, </w:t>
      </w:r>
      <w:del w:id="114" w:author="ALVARO SANCHEZ-CID ROMAN" w:date="2024-01-06T16:58:00Z">
        <w:r w:rsidDel="004B7040">
          <w:delText xml:space="preserve">para eliminar la posibilidad de que un Jugador tenga que jugar dos partidos individuales en un día, o </w:delText>
        </w:r>
      </w:del>
      <w:r>
        <w:t xml:space="preserve">para finalizar el Torneo, cambiará el partido a otra pista, al aire libre o bajo techo, e independientemente de la superficie. </w:t>
      </w:r>
    </w:p>
    <w:p w14:paraId="5F0F11E5" w14:textId="77777777" w:rsidR="00F634ED" w:rsidRDefault="00000000">
      <w:pPr>
        <w:ind w:left="512" w:right="107"/>
      </w:pPr>
      <w:r>
        <w:t xml:space="preserve">En cualquier otro caso, un partido no podrá ser trasladado después de que haya oficialmente dado comienzo, o sea, cuando el primer servicio del primer punto es ejecutado, excepto si los Jugadores están de acuerdo. </w:t>
      </w:r>
    </w:p>
    <w:p w14:paraId="602E794C" w14:textId="092AC339" w:rsidR="00F634ED" w:rsidDel="004B7040" w:rsidRDefault="00000000">
      <w:pPr>
        <w:ind w:left="512" w:right="107"/>
        <w:rPr>
          <w:del w:id="115" w:author="ALVARO SANCHEZ-CID ROMAN" w:date="2024-01-06T16:59:00Z"/>
        </w:rPr>
      </w:pPr>
      <w:del w:id="116" w:author="ALVARO SANCHEZ-CID ROMAN" w:date="2024-01-06T16:59:00Z">
        <w:r w:rsidDel="004B7040">
          <w:delText xml:space="preserve">Cuando se haga necesario el cambio de pista, éste se realizará al final de un set o tras un número par de juegos del set en disputa. </w:delText>
        </w:r>
      </w:del>
    </w:p>
    <w:p w14:paraId="71F04328" w14:textId="48901AF4" w:rsidR="00F634ED" w:rsidRDefault="00000000">
      <w:pPr>
        <w:spacing w:after="0" w:line="259" w:lineRule="auto"/>
        <w:ind w:left="0" w:firstLine="0"/>
        <w:jc w:val="left"/>
      </w:pPr>
      <w:del w:id="117" w:author="ALVARO SANCHEZ-CID ROMAN" w:date="2024-01-06T16:59:00Z">
        <w:r w:rsidDel="004B7040">
          <w:rPr>
            <w:sz w:val="26"/>
          </w:rPr>
          <w:delText xml:space="preserve"> </w:delText>
        </w:r>
      </w:del>
    </w:p>
    <w:p w14:paraId="294D3A9C" w14:textId="066916D6" w:rsidR="00F634ED" w:rsidRDefault="00000000">
      <w:pPr>
        <w:numPr>
          <w:ilvl w:val="0"/>
          <w:numId w:val="9"/>
        </w:numPr>
        <w:ind w:right="107" w:hanging="399"/>
      </w:pPr>
      <w:r>
        <w:t xml:space="preserve">Decidir cuando un partido debería ser pospuesto por causas climatológicas, luz inadecuada u otras condiciones. Si el juego es pospuesto debido a la falta de luz, dicha suspensión deberá realizarse al final de un </w:t>
      </w:r>
      <w:ins w:id="118" w:author="ALVARO SANCHEZ-CID ROMAN" w:date="2024-01-06T16:59:00Z">
        <w:r w:rsidR="004B7040">
          <w:t>ju</w:t>
        </w:r>
      </w:ins>
      <w:ins w:id="119" w:author="ALVARO SANCHEZ-CID ROMAN" w:date="2024-01-06T17:00:00Z">
        <w:r w:rsidR="004B7040">
          <w:t>ego.</w:t>
        </w:r>
      </w:ins>
      <w:del w:id="120" w:author="ALVARO SANCHEZ-CID ROMAN" w:date="2024-01-06T16:59:00Z">
        <w:r w:rsidDel="004B7040">
          <w:delText xml:space="preserve">set o tras un número par de juegos del set en disputa. </w:delText>
        </w:r>
      </w:del>
    </w:p>
    <w:p w14:paraId="12CE4DDD" w14:textId="77777777" w:rsidR="00F634ED" w:rsidRDefault="00000000">
      <w:pPr>
        <w:spacing w:after="0" w:line="259" w:lineRule="auto"/>
        <w:ind w:left="0" w:firstLine="0"/>
        <w:jc w:val="left"/>
      </w:pPr>
      <w:r>
        <w:rPr>
          <w:sz w:val="26"/>
        </w:rPr>
        <w:t xml:space="preserve"> </w:t>
      </w:r>
    </w:p>
    <w:p w14:paraId="0F8DCCF0" w14:textId="77777777" w:rsidR="00F634ED" w:rsidRDefault="00000000">
      <w:pPr>
        <w:numPr>
          <w:ilvl w:val="0"/>
          <w:numId w:val="9"/>
        </w:numPr>
        <w:ind w:right="107" w:hanging="399"/>
      </w:pPr>
      <w:r>
        <w:t xml:space="preserve">Ser el responsable de examinar las infracciones al Código de Conducta y elaborar un informe al respecto asegurándose, cuando sea posible, de que el Jugador infractor recibe una copia </w:t>
      </w:r>
      <w:proofErr w:type="gramStart"/>
      <w:r>
        <w:t>del mismo</w:t>
      </w:r>
      <w:proofErr w:type="gramEnd"/>
      <w:r>
        <w:t xml:space="preserve">. </w:t>
      </w:r>
    </w:p>
    <w:p w14:paraId="4DFBC8C3" w14:textId="77777777" w:rsidR="00F634ED" w:rsidRDefault="00000000">
      <w:pPr>
        <w:spacing w:after="0" w:line="259" w:lineRule="auto"/>
        <w:ind w:left="0" w:firstLine="0"/>
        <w:jc w:val="left"/>
      </w:pPr>
      <w:r>
        <w:rPr>
          <w:sz w:val="26"/>
        </w:rPr>
        <w:t xml:space="preserve"> </w:t>
      </w:r>
    </w:p>
    <w:p w14:paraId="4F51B5CF" w14:textId="77777777" w:rsidR="00F634ED" w:rsidRDefault="00000000">
      <w:pPr>
        <w:numPr>
          <w:ilvl w:val="0"/>
          <w:numId w:val="9"/>
        </w:numPr>
        <w:ind w:right="107" w:hanging="399"/>
      </w:pPr>
      <w:r>
        <w:t xml:space="preserve">Estar siempre presente en las instalaciones del Torneo mientras los partidos estén en juego. </w:t>
      </w:r>
    </w:p>
    <w:p w14:paraId="0CB89F4B" w14:textId="77777777" w:rsidR="00F634ED" w:rsidRDefault="00000000">
      <w:pPr>
        <w:spacing w:after="0" w:line="259" w:lineRule="auto"/>
        <w:ind w:left="0" w:firstLine="0"/>
        <w:jc w:val="left"/>
      </w:pPr>
      <w:r>
        <w:rPr>
          <w:sz w:val="26"/>
        </w:rPr>
        <w:t xml:space="preserve"> </w:t>
      </w:r>
    </w:p>
    <w:p w14:paraId="21C3B29A" w14:textId="5DD4712A" w:rsidR="00F634ED" w:rsidRDefault="00000000">
      <w:pPr>
        <w:numPr>
          <w:ilvl w:val="0"/>
          <w:numId w:val="9"/>
        </w:numPr>
        <w:ind w:right="107" w:hanging="399"/>
      </w:pPr>
      <w:r>
        <w:t xml:space="preserve">El Juez Árbitro no podrá actuar como Juez de </w:t>
      </w:r>
      <w:ins w:id="121" w:author="ALVARO SANCHEZ-CID ROMAN" w:date="2024-01-06T17:00:00Z">
        <w:r w:rsidR="004B7040">
          <w:t>Pista</w:t>
        </w:r>
      </w:ins>
      <w:del w:id="122" w:author="ALVARO SANCHEZ-CID ROMAN" w:date="2024-01-06T17:00:00Z">
        <w:r w:rsidDel="004B7040">
          <w:delText>Silla</w:delText>
        </w:r>
      </w:del>
      <w:r>
        <w:t xml:space="preserve"> en el mismo Torneo. </w:t>
      </w:r>
    </w:p>
    <w:p w14:paraId="6BA773D1" w14:textId="77777777" w:rsidR="00F634ED" w:rsidRDefault="00000000">
      <w:pPr>
        <w:spacing w:after="0" w:line="259" w:lineRule="auto"/>
        <w:ind w:left="0" w:firstLine="0"/>
        <w:jc w:val="left"/>
      </w:pPr>
      <w:r>
        <w:rPr>
          <w:sz w:val="26"/>
        </w:rPr>
        <w:t xml:space="preserve"> </w:t>
      </w:r>
    </w:p>
    <w:p w14:paraId="121309C5" w14:textId="77777777" w:rsidR="00F634ED" w:rsidRDefault="00000000">
      <w:pPr>
        <w:numPr>
          <w:ilvl w:val="0"/>
          <w:numId w:val="9"/>
        </w:numPr>
        <w:ind w:right="107" w:hanging="399"/>
      </w:pPr>
      <w:r>
        <w:t xml:space="preserve">El Apéndice A consta de una lista con todo aquello que el Juez Árbitro debería chequear antes del inicio de un Torneo. </w:t>
      </w:r>
    </w:p>
    <w:p w14:paraId="7F6A9351" w14:textId="77777777" w:rsidR="00F634ED" w:rsidRDefault="00000000">
      <w:pPr>
        <w:spacing w:after="0" w:line="259" w:lineRule="auto"/>
        <w:ind w:left="0" w:firstLine="0"/>
        <w:jc w:val="left"/>
      </w:pPr>
      <w:r>
        <w:rPr>
          <w:sz w:val="26"/>
        </w:rPr>
        <w:t xml:space="preserve"> </w:t>
      </w:r>
    </w:p>
    <w:p w14:paraId="36A298F1" w14:textId="77777777" w:rsidR="00F634ED" w:rsidRDefault="00000000">
      <w:pPr>
        <w:pStyle w:val="Ttulo2"/>
        <w:spacing w:after="253"/>
        <w:ind w:right="174"/>
      </w:pPr>
      <w:r>
        <w:rPr>
          <w:b w:val="0"/>
          <w:sz w:val="13"/>
        </w:rPr>
        <w:lastRenderedPageBreak/>
        <w:t xml:space="preserve"> </w:t>
      </w:r>
      <w:r>
        <w:t xml:space="preserve">C   JEFE DE </w:t>
      </w:r>
      <w:commentRangeStart w:id="123"/>
      <w:r>
        <w:t>ÁRBITROS</w:t>
      </w:r>
      <w:commentRangeEnd w:id="123"/>
      <w:r w:rsidR="00DE3106">
        <w:rPr>
          <w:rStyle w:val="Refdecomentario"/>
          <w:b w:val="0"/>
        </w:rPr>
        <w:commentReference w:id="123"/>
      </w:r>
      <w:r>
        <w:rPr>
          <w:b w:val="0"/>
        </w:rPr>
        <w:t xml:space="preserve"> </w:t>
      </w:r>
    </w:p>
    <w:p w14:paraId="16D21B9D" w14:textId="77777777" w:rsidR="00F634ED" w:rsidRDefault="00000000">
      <w:pPr>
        <w:spacing w:after="193"/>
        <w:ind w:left="0" w:right="107"/>
      </w:pPr>
      <w:r>
        <w:rPr>
          <w:sz w:val="13"/>
        </w:rPr>
        <w:t xml:space="preserve"> </w:t>
      </w:r>
      <w:r>
        <w:t xml:space="preserve">El </w:t>
      </w:r>
      <w:proofErr w:type="gramStart"/>
      <w:r>
        <w:t>Jefe</w:t>
      </w:r>
      <w:proofErr w:type="gramEnd"/>
      <w:r>
        <w:t xml:space="preserve"> de Árbitros deberá: </w:t>
      </w:r>
    </w:p>
    <w:p w14:paraId="157A0325" w14:textId="146267DB" w:rsidR="00F634ED" w:rsidRDefault="00000000">
      <w:pPr>
        <w:numPr>
          <w:ilvl w:val="0"/>
          <w:numId w:val="10"/>
        </w:numPr>
        <w:ind w:left="523" w:right="107" w:hanging="396"/>
      </w:pPr>
      <w:r>
        <w:t xml:space="preserve">Reclutar un número suficiente de árbitros (Jueces de </w:t>
      </w:r>
      <w:ins w:id="124" w:author="ALVARO SANCHEZ-CID ROMAN" w:date="2024-01-06T17:07:00Z">
        <w:r w:rsidR="00DE3106">
          <w:t>Pista</w:t>
        </w:r>
      </w:ins>
      <w:del w:id="125" w:author="ALVARO SANCHEZ-CID ROMAN" w:date="2024-01-06T17:07:00Z">
        <w:r w:rsidDel="00DE3106">
          <w:delText>Silla</w:delText>
        </w:r>
      </w:del>
      <w:ins w:id="126" w:author="ALVARO SANCHEZ-CID ROMAN" w:date="2024-01-06T17:09:00Z">
        <w:r w:rsidR="00DE3106">
          <w:t>, Segundo Juez de Pista</w:t>
        </w:r>
      </w:ins>
      <w:r>
        <w:t xml:space="preserve"> y de Línea) cualificados para el Torneo. </w:t>
      </w:r>
    </w:p>
    <w:p w14:paraId="04D76342" w14:textId="77777777" w:rsidR="00F634ED" w:rsidRDefault="00000000">
      <w:pPr>
        <w:spacing w:after="0" w:line="259" w:lineRule="auto"/>
        <w:ind w:left="0" w:firstLine="0"/>
        <w:jc w:val="left"/>
      </w:pPr>
      <w:r>
        <w:rPr>
          <w:sz w:val="26"/>
        </w:rPr>
        <w:t xml:space="preserve"> </w:t>
      </w:r>
    </w:p>
    <w:p w14:paraId="56079306" w14:textId="34FFCE95" w:rsidR="00F634ED" w:rsidRDefault="00000000">
      <w:pPr>
        <w:numPr>
          <w:ilvl w:val="0"/>
          <w:numId w:val="10"/>
        </w:numPr>
        <w:ind w:left="523" w:right="107" w:hanging="396"/>
      </w:pPr>
      <w:r>
        <w:t xml:space="preserve">Dirigir las reuniones previas necesarias con los Árbitros, donde se repasarán las Reglas de </w:t>
      </w:r>
      <w:proofErr w:type="spellStart"/>
      <w:ins w:id="127" w:author="ALVARO SANCHEZ-CID ROMAN" w:date="2024-01-06T17:07:00Z">
        <w:r w:rsidR="00DE3106">
          <w:t>Pickleball</w:t>
        </w:r>
      </w:ins>
      <w:proofErr w:type="spellEnd"/>
      <w:del w:id="128" w:author="ALVARO SANCHEZ-CID ROMAN" w:date="2024-01-06T17:07:00Z">
        <w:r w:rsidDel="00DE3106">
          <w:delText>Tenis</w:delText>
        </w:r>
      </w:del>
      <w:r>
        <w:t xml:space="preserve">, Deberes y Procedimientos, el Código de Conducta y las Reglamentaciones del Torneo en cuestión. </w:t>
      </w:r>
    </w:p>
    <w:p w14:paraId="7BA021EC" w14:textId="77777777" w:rsidR="00F634ED" w:rsidRDefault="00000000">
      <w:pPr>
        <w:spacing w:after="0" w:line="259" w:lineRule="auto"/>
        <w:ind w:left="0" w:firstLine="0"/>
        <w:jc w:val="left"/>
      </w:pPr>
      <w:r>
        <w:rPr>
          <w:sz w:val="26"/>
        </w:rPr>
        <w:t xml:space="preserve"> </w:t>
      </w:r>
    </w:p>
    <w:p w14:paraId="49424548" w14:textId="758E1ED6" w:rsidR="00F634ED" w:rsidRDefault="00000000">
      <w:pPr>
        <w:numPr>
          <w:ilvl w:val="0"/>
          <w:numId w:val="10"/>
        </w:numPr>
        <w:ind w:left="523" w:right="107" w:hanging="396"/>
      </w:pPr>
      <w:r>
        <w:t>Preparar una lista de los Árbitros que vayan a trabajar en el Torneo, dicha lista incluirá las direcciones de contacto y sus certificaciones (</w:t>
      </w:r>
      <w:ins w:id="129" w:author="ALVARO SANCHEZ-CID ROMAN" w:date="2024-01-06T17:12:00Z">
        <w:r w:rsidR="00DE3106">
          <w:t>USAPA</w:t>
        </w:r>
      </w:ins>
      <w:del w:id="130" w:author="ALVARO SANCHEZ-CID ROMAN" w:date="2024-01-06T17:12:00Z">
        <w:r w:rsidDel="00DE3106">
          <w:delText>ITF</w:delText>
        </w:r>
      </w:del>
      <w:r>
        <w:t xml:space="preserve">/Nacional). Una copia de dicha lista será entregada al Juez Árbitro y al CEAT. </w:t>
      </w:r>
    </w:p>
    <w:p w14:paraId="0E68C063" w14:textId="77777777" w:rsidR="00F634ED" w:rsidRDefault="00000000">
      <w:pPr>
        <w:spacing w:after="0" w:line="259" w:lineRule="auto"/>
        <w:ind w:left="0" w:firstLine="0"/>
        <w:jc w:val="left"/>
      </w:pPr>
      <w:r>
        <w:rPr>
          <w:sz w:val="26"/>
        </w:rPr>
        <w:t xml:space="preserve"> </w:t>
      </w:r>
    </w:p>
    <w:p w14:paraId="63A958A6" w14:textId="77777777" w:rsidR="00F634ED" w:rsidRDefault="00000000">
      <w:pPr>
        <w:numPr>
          <w:ilvl w:val="0"/>
          <w:numId w:val="10"/>
        </w:numPr>
        <w:ind w:left="523" w:right="107" w:hanging="396"/>
      </w:pPr>
      <w:r>
        <w:t xml:space="preserve">Programar las designaciones diarias de los Árbitros en pista, sujetas a la aprobación del Juez Árbitro. </w:t>
      </w:r>
    </w:p>
    <w:p w14:paraId="72BACB77" w14:textId="77777777" w:rsidR="00F634ED" w:rsidRDefault="00000000">
      <w:pPr>
        <w:spacing w:after="0" w:line="259" w:lineRule="auto"/>
        <w:ind w:left="0" w:firstLine="0"/>
        <w:jc w:val="left"/>
      </w:pPr>
      <w:r>
        <w:rPr>
          <w:sz w:val="26"/>
        </w:rPr>
        <w:t xml:space="preserve"> </w:t>
      </w:r>
    </w:p>
    <w:p w14:paraId="031C9B68" w14:textId="56E1AA74" w:rsidR="00F634ED" w:rsidRDefault="003D4D89">
      <w:pPr>
        <w:numPr>
          <w:ilvl w:val="0"/>
          <w:numId w:val="10"/>
        </w:numPr>
        <w:ind w:left="523" w:right="107" w:hanging="396"/>
      </w:pPr>
      <w:r>
        <w:t xml:space="preserve">Dirigir reuniones con los Árbitros para comunicarles las designaciones así como los procedimientos a usar (cantos, </w:t>
      </w:r>
      <w:proofErr w:type="gramStart"/>
      <w:r>
        <w:t>señales,...</w:t>
      </w:r>
      <w:proofErr w:type="gramEnd"/>
      <w:r>
        <w:t xml:space="preserve">), rotaciones y todas sus responsabilidades. </w:t>
      </w:r>
    </w:p>
    <w:p w14:paraId="7B828BF7" w14:textId="77777777" w:rsidR="00F634ED" w:rsidRDefault="00000000">
      <w:pPr>
        <w:spacing w:after="0" w:line="259" w:lineRule="auto"/>
        <w:ind w:left="0" w:firstLine="0"/>
        <w:jc w:val="left"/>
      </w:pPr>
      <w:r>
        <w:rPr>
          <w:sz w:val="26"/>
        </w:rPr>
        <w:t xml:space="preserve"> </w:t>
      </w:r>
    </w:p>
    <w:p w14:paraId="5A4082DC" w14:textId="762599B3" w:rsidR="00F634ED" w:rsidRDefault="00000000">
      <w:pPr>
        <w:numPr>
          <w:ilvl w:val="0"/>
          <w:numId w:val="10"/>
        </w:numPr>
        <w:ind w:left="523" w:right="107" w:hanging="396"/>
      </w:pPr>
      <w:r>
        <w:t xml:space="preserve">Evaluar la actuación de los Jueces en pista. Un formulario a tal </w:t>
      </w:r>
      <w:r w:rsidR="003D4D89">
        <w:t>efecto,</w:t>
      </w:r>
      <w:r>
        <w:t xml:space="preserve"> así como una hoja de trabajo pueden ser pedidos al CEAT. </w:t>
      </w:r>
    </w:p>
    <w:p w14:paraId="77E913B3" w14:textId="77777777" w:rsidR="00F634ED" w:rsidRDefault="00000000">
      <w:pPr>
        <w:spacing w:after="0" w:line="259" w:lineRule="auto"/>
        <w:ind w:left="0" w:firstLine="0"/>
        <w:jc w:val="left"/>
      </w:pPr>
      <w:r>
        <w:rPr>
          <w:sz w:val="26"/>
        </w:rPr>
        <w:t xml:space="preserve"> </w:t>
      </w:r>
    </w:p>
    <w:p w14:paraId="43A5BBCE" w14:textId="77777777" w:rsidR="00F634ED" w:rsidRDefault="00000000">
      <w:pPr>
        <w:numPr>
          <w:ilvl w:val="0"/>
          <w:numId w:val="10"/>
        </w:numPr>
        <w:ind w:left="523" w:right="107" w:hanging="396"/>
      </w:pPr>
      <w:r>
        <w:t xml:space="preserve">Estar presente en el Torneo durante toda la jornada de juego. </w:t>
      </w:r>
    </w:p>
    <w:p w14:paraId="48229864" w14:textId="77777777" w:rsidR="00F634ED" w:rsidRDefault="00000000">
      <w:pPr>
        <w:spacing w:after="0" w:line="259" w:lineRule="auto"/>
        <w:ind w:left="0" w:firstLine="0"/>
        <w:jc w:val="left"/>
      </w:pPr>
      <w:r>
        <w:rPr>
          <w:sz w:val="26"/>
        </w:rPr>
        <w:t xml:space="preserve"> </w:t>
      </w:r>
    </w:p>
    <w:p w14:paraId="723D03E6" w14:textId="2C50BBA6" w:rsidR="00F634ED" w:rsidRDefault="00000000">
      <w:pPr>
        <w:numPr>
          <w:ilvl w:val="0"/>
          <w:numId w:val="10"/>
        </w:numPr>
        <w:ind w:left="523" w:right="107" w:hanging="396"/>
      </w:pPr>
      <w:r>
        <w:t xml:space="preserve">El </w:t>
      </w:r>
      <w:proofErr w:type="gramStart"/>
      <w:r>
        <w:t>Jefe</w:t>
      </w:r>
      <w:proofErr w:type="gramEnd"/>
      <w:r>
        <w:t xml:space="preserve"> de Árbitros no podrá actuar como Juez de </w:t>
      </w:r>
      <w:ins w:id="131" w:author="ALVARO SANCHEZ-CID ROMAN" w:date="2024-01-10T12:44:00Z">
        <w:r w:rsidR="009A7D74">
          <w:t>Pista</w:t>
        </w:r>
      </w:ins>
      <w:del w:id="132" w:author="ALVARO SANCHEZ-CID ROMAN" w:date="2024-01-10T12:44:00Z">
        <w:r w:rsidDel="009A7D74">
          <w:delText>Silla</w:delText>
        </w:r>
      </w:del>
      <w:r>
        <w:t xml:space="preserve"> ni Juez de Línea en dicho Torneo, a menos que lo apruebe el Juez Árbitro en caso de climatología advers</w:t>
      </w:r>
      <w:r w:rsidR="003D4D89">
        <w:t>a</w:t>
      </w:r>
      <w:r>
        <w:t xml:space="preserve"> u otras situaciones inevitables. </w:t>
      </w:r>
    </w:p>
    <w:p w14:paraId="29CB8B03" w14:textId="77777777" w:rsidR="00F634ED" w:rsidRDefault="00000000">
      <w:pPr>
        <w:spacing w:after="0" w:line="259" w:lineRule="auto"/>
        <w:ind w:left="0" w:firstLine="0"/>
        <w:jc w:val="left"/>
      </w:pPr>
      <w:r>
        <w:rPr>
          <w:sz w:val="26"/>
        </w:rPr>
        <w:t xml:space="preserve"> </w:t>
      </w:r>
    </w:p>
    <w:p w14:paraId="00A0C0B2" w14:textId="77777777" w:rsidR="00F634ED" w:rsidRDefault="00000000">
      <w:pPr>
        <w:numPr>
          <w:ilvl w:val="0"/>
          <w:numId w:val="10"/>
        </w:numPr>
        <w:ind w:left="523" w:right="107" w:hanging="396"/>
      </w:pPr>
      <w:r>
        <w:t xml:space="preserve">Ayudar al Juez Árbitro en el cumplimiento de sus obligaciones. </w:t>
      </w:r>
    </w:p>
    <w:p w14:paraId="320D0E88" w14:textId="77777777" w:rsidR="00F634ED" w:rsidRDefault="00000000">
      <w:pPr>
        <w:spacing w:after="0" w:line="259" w:lineRule="auto"/>
        <w:ind w:left="113" w:firstLine="0"/>
        <w:jc w:val="left"/>
      </w:pPr>
      <w:r>
        <w:rPr>
          <w:b/>
        </w:rPr>
        <w:t xml:space="preserve"> </w:t>
      </w:r>
    </w:p>
    <w:p w14:paraId="39F35525" w14:textId="76D0AA20" w:rsidR="00F634ED" w:rsidRDefault="00000000">
      <w:pPr>
        <w:pStyle w:val="Ttulo2"/>
        <w:spacing w:after="246"/>
        <w:ind w:right="174"/>
      </w:pPr>
      <w:r>
        <w:rPr>
          <w:b w:val="0"/>
          <w:sz w:val="13"/>
        </w:rPr>
        <w:t xml:space="preserve"> </w:t>
      </w:r>
      <w:r>
        <w:t xml:space="preserve">D   JUEZ DE </w:t>
      </w:r>
      <w:ins w:id="133" w:author="ALVARO SANCHEZ-CID ROMAN" w:date="2024-01-06T17:18:00Z">
        <w:r w:rsidR="00B37F8A">
          <w:t>PISTA</w:t>
        </w:r>
      </w:ins>
      <w:del w:id="134" w:author="ALVARO SANCHEZ-CID ROMAN" w:date="2024-01-06T17:18:00Z">
        <w:r w:rsidDel="00B37F8A">
          <w:delText>S</w:delText>
        </w:r>
      </w:del>
      <w:del w:id="135" w:author="ALVARO SANCHEZ-CID ROMAN" w:date="2024-01-06T17:17:00Z">
        <w:r w:rsidDel="00B37F8A">
          <w:delText>ILLA</w:delText>
        </w:r>
      </w:del>
      <w:r>
        <w:rPr>
          <w:b w:val="0"/>
        </w:rPr>
        <w:t xml:space="preserve"> </w:t>
      </w:r>
    </w:p>
    <w:p w14:paraId="47163456" w14:textId="48509C45" w:rsidR="00F634ED" w:rsidRDefault="00000000">
      <w:pPr>
        <w:spacing w:after="216"/>
        <w:ind w:left="0" w:right="107"/>
      </w:pPr>
      <w:r>
        <w:rPr>
          <w:sz w:val="13"/>
        </w:rPr>
        <w:t xml:space="preserve"> </w:t>
      </w:r>
      <w:r>
        <w:t xml:space="preserve">El Juez de </w:t>
      </w:r>
      <w:ins w:id="136" w:author="ALVARO SANCHEZ-CID ROMAN" w:date="2024-01-06T17:18:00Z">
        <w:r w:rsidR="00B37F8A">
          <w:t>Pista</w:t>
        </w:r>
      </w:ins>
      <w:del w:id="137" w:author="ALVARO SANCHEZ-CID ROMAN" w:date="2024-01-06T17:18:00Z">
        <w:r w:rsidDel="00B37F8A">
          <w:delText>Silla</w:delText>
        </w:r>
      </w:del>
      <w:r>
        <w:t xml:space="preserve"> deberá: </w:t>
      </w:r>
    </w:p>
    <w:p w14:paraId="39E298C4" w14:textId="029C18B3" w:rsidR="00F634ED" w:rsidRDefault="00000000">
      <w:pPr>
        <w:numPr>
          <w:ilvl w:val="0"/>
          <w:numId w:val="11"/>
        </w:numPr>
        <w:ind w:right="107" w:hanging="399"/>
      </w:pPr>
      <w:r>
        <w:t xml:space="preserve">Estar completamente familiarizado con todas las cuestiones de las Reglas de </w:t>
      </w:r>
      <w:proofErr w:type="spellStart"/>
      <w:ins w:id="138" w:author="ALVARO SANCHEZ-CID ROMAN" w:date="2024-01-06T17:19:00Z">
        <w:r w:rsidR="00B37F8A">
          <w:t>Pickleball</w:t>
        </w:r>
      </w:ins>
      <w:proofErr w:type="spellEnd"/>
      <w:del w:id="139" w:author="ALVARO SANCHEZ-CID ROMAN" w:date="2024-01-06T17:19:00Z">
        <w:r w:rsidDel="00B37F8A">
          <w:delText>Tenis</w:delText>
        </w:r>
      </w:del>
      <w:r>
        <w:t xml:space="preserve">, Deberes y Procedimientos, el Código de Conducta y las Reglamentaciones del Torneo. Sus obligaciones deben ser llevadas a cabo en concordancia con todos estos procedimientos. </w:t>
      </w:r>
    </w:p>
    <w:p w14:paraId="450B62A8" w14:textId="77777777" w:rsidR="00F634ED" w:rsidRDefault="00000000">
      <w:pPr>
        <w:spacing w:after="0" w:line="259" w:lineRule="auto"/>
        <w:ind w:left="0" w:firstLine="0"/>
        <w:jc w:val="left"/>
      </w:pPr>
      <w:r>
        <w:rPr>
          <w:sz w:val="26"/>
        </w:rPr>
        <w:t xml:space="preserve"> </w:t>
      </w:r>
    </w:p>
    <w:p w14:paraId="60D49D7F" w14:textId="0BA7DB82" w:rsidR="00F634ED" w:rsidRDefault="00000000">
      <w:pPr>
        <w:numPr>
          <w:ilvl w:val="0"/>
          <w:numId w:val="11"/>
        </w:numPr>
        <w:ind w:right="107" w:hanging="399"/>
      </w:pPr>
      <w:r>
        <w:t xml:space="preserve">Vestir uniformemente con el resto de </w:t>
      </w:r>
      <w:proofErr w:type="gramStart"/>
      <w:r>
        <w:t>Jueces</w:t>
      </w:r>
      <w:proofErr w:type="gramEnd"/>
      <w:r>
        <w:t xml:space="preserve"> de </w:t>
      </w:r>
      <w:ins w:id="140" w:author="ALVARO SANCHEZ-CID ROMAN" w:date="2024-01-06T17:19:00Z">
        <w:r w:rsidR="00B37F8A">
          <w:t>Pista</w:t>
        </w:r>
      </w:ins>
      <w:del w:id="141" w:author="ALVARO SANCHEZ-CID ROMAN" w:date="2024-01-06T17:19:00Z">
        <w:r w:rsidDel="00B37F8A">
          <w:delText>Silla</w:delText>
        </w:r>
      </w:del>
      <w:r>
        <w:t xml:space="preserve"> si ello es requerido por el Juez Árbitro. </w:t>
      </w:r>
    </w:p>
    <w:p w14:paraId="57AB0281" w14:textId="77777777" w:rsidR="00F634ED" w:rsidRDefault="00000000">
      <w:pPr>
        <w:spacing w:after="0" w:line="259" w:lineRule="auto"/>
        <w:ind w:left="0" w:firstLine="0"/>
        <w:jc w:val="left"/>
      </w:pPr>
      <w:r>
        <w:rPr>
          <w:sz w:val="26"/>
        </w:rPr>
        <w:t xml:space="preserve"> </w:t>
      </w:r>
    </w:p>
    <w:p w14:paraId="568BE1E2" w14:textId="77777777" w:rsidR="00F634ED" w:rsidRDefault="00000000">
      <w:pPr>
        <w:numPr>
          <w:ilvl w:val="0"/>
          <w:numId w:val="11"/>
        </w:numPr>
        <w:ind w:right="107" w:hanging="399"/>
      </w:pPr>
      <w:r>
        <w:t xml:space="preserve">Averiguar la correcta pronunciación del nombre de los Jugadores. </w:t>
      </w:r>
    </w:p>
    <w:p w14:paraId="4F657ED5" w14:textId="77777777" w:rsidR="00F634ED" w:rsidRDefault="00000000">
      <w:pPr>
        <w:spacing w:after="0" w:line="259" w:lineRule="auto"/>
        <w:ind w:left="0" w:firstLine="0"/>
        <w:jc w:val="left"/>
      </w:pPr>
      <w:r>
        <w:rPr>
          <w:sz w:val="26"/>
        </w:rPr>
        <w:t xml:space="preserve"> </w:t>
      </w:r>
    </w:p>
    <w:p w14:paraId="03BF8228" w14:textId="77777777" w:rsidR="00F634ED" w:rsidRDefault="00000000">
      <w:pPr>
        <w:numPr>
          <w:ilvl w:val="0"/>
          <w:numId w:val="11"/>
        </w:numPr>
        <w:ind w:right="107" w:hanging="399"/>
      </w:pPr>
      <w:r>
        <w:t xml:space="preserve">Estar en pista antes de que lleguen los Jugadores. </w:t>
      </w:r>
    </w:p>
    <w:p w14:paraId="64F0E4A9" w14:textId="77777777" w:rsidR="00F634ED" w:rsidRDefault="00000000">
      <w:pPr>
        <w:spacing w:after="0" w:line="259" w:lineRule="auto"/>
        <w:ind w:left="0" w:firstLine="0"/>
        <w:jc w:val="left"/>
      </w:pPr>
      <w:r>
        <w:rPr>
          <w:sz w:val="26"/>
        </w:rPr>
        <w:t xml:space="preserve"> </w:t>
      </w:r>
    </w:p>
    <w:p w14:paraId="08812713" w14:textId="499F05D3" w:rsidR="00F634ED" w:rsidRDefault="00000000">
      <w:pPr>
        <w:numPr>
          <w:ilvl w:val="0"/>
          <w:numId w:val="11"/>
        </w:numPr>
        <w:ind w:right="107" w:hanging="399"/>
      </w:pPr>
      <w:r>
        <w:t>Inmediatamente antes del inicio del partido, reunirse en pista con los jugadores para</w:t>
      </w:r>
      <w:ins w:id="142" w:author="ALVARO SANCHEZ-CID ROMAN" w:date="2024-01-06T17:20:00Z">
        <w:r w:rsidR="00B37F8A">
          <w:t xml:space="preserve"> llevar a cabo la reunión previa informativa del partido</w:t>
        </w:r>
      </w:ins>
      <w:r>
        <w:t xml:space="preserve">: </w:t>
      </w:r>
    </w:p>
    <w:p w14:paraId="5DC4CB28" w14:textId="2D1E8985" w:rsidR="00F634ED" w:rsidRDefault="00000000">
      <w:pPr>
        <w:numPr>
          <w:ilvl w:val="1"/>
          <w:numId w:val="11"/>
        </w:numPr>
        <w:ind w:right="107" w:hanging="396"/>
        <w:rPr>
          <w:ins w:id="143" w:author="ALVARO SANCHEZ-CID ROMAN" w:date="2024-01-06T17:25:00Z"/>
        </w:rPr>
      </w:pPr>
      <w:del w:id="144" w:author="ALVARO SANCHEZ-CID ROMAN" w:date="2024-01-06T17:20:00Z">
        <w:r w:rsidDel="00B37F8A">
          <w:lastRenderedPageBreak/>
          <w:delText xml:space="preserve">Notificar cualquier información relevante a los Jugadores. </w:delText>
        </w:r>
      </w:del>
      <w:ins w:id="145" w:author="ALVARO SANCHEZ-CID ROMAN" w:date="2024-01-06T17:20:00Z">
        <w:r w:rsidR="00B37F8A">
          <w:t>Presentación a los jugadores</w:t>
        </w:r>
      </w:ins>
      <w:ins w:id="146" w:author="ALVARO SANCHEZ-CID ROMAN" w:date="2024-01-06T17:21:00Z">
        <w:r w:rsidR="00B37F8A">
          <w:t xml:space="preserve"> e identificación de los jugadores y del servidor inicial de cada equipo, con entrega de la identificación de servidor inicial.</w:t>
        </w:r>
      </w:ins>
      <w:ins w:id="147" w:author="ALVARO SANCHEZ-CID ROMAN" w:date="2024-01-06T17:23:00Z">
        <w:r w:rsidR="00B37F8A">
          <w:t xml:space="preserve"> </w:t>
        </w:r>
      </w:ins>
      <w:ins w:id="148" w:author="ALVARO SANCHEZ-CID ROMAN" w:date="2024-01-06T17:24:00Z">
        <w:r w:rsidR="001F1694">
          <w:t>Confirmar el formato del partido. Inspeccionar las palas.</w:t>
        </w:r>
      </w:ins>
    </w:p>
    <w:p w14:paraId="710AC24D" w14:textId="0701DC94" w:rsidR="001F1694" w:rsidRDefault="001F1694">
      <w:pPr>
        <w:numPr>
          <w:ilvl w:val="1"/>
          <w:numId w:val="11"/>
        </w:numPr>
        <w:ind w:right="107" w:hanging="396"/>
      </w:pPr>
      <w:ins w:id="149" w:author="ALVARO SANCHEZ-CID ROMAN" w:date="2024-01-06T17:25:00Z">
        <w:r>
          <w:t>Confirmar las responsabilidades de canto de líneas y la posibilidad de apelaciones.</w:t>
        </w:r>
      </w:ins>
    </w:p>
    <w:p w14:paraId="61B2B3C4" w14:textId="5A914AA4" w:rsidR="00F634ED" w:rsidDel="00322C0F" w:rsidRDefault="00000000">
      <w:pPr>
        <w:numPr>
          <w:ilvl w:val="1"/>
          <w:numId w:val="11"/>
        </w:numPr>
        <w:ind w:right="107" w:hanging="396"/>
        <w:rPr>
          <w:del w:id="150" w:author="ALVARO SANCHEZ-CID ROMAN" w:date="2024-01-06T17:35:00Z"/>
        </w:rPr>
      </w:pPr>
      <w:del w:id="151" w:author="ALVARO SANCHEZ-CID ROMAN" w:date="2024-01-06T17:26:00Z">
        <w:r w:rsidDel="001F1694">
          <w:delText>Antes del periodo de calentamiento,</w:delText>
        </w:r>
      </w:del>
      <w:del w:id="152" w:author="ALVARO SANCHEZ-CID ROMAN" w:date="2024-01-06T17:30:00Z">
        <w:r w:rsidDel="001F1694">
          <w:delText xml:space="preserve"> lanzar una moneda en presencia de los Jugadores para determinar las elecciones de Servicio y ubicación iniciales</w:delText>
        </w:r>
      </w:del>
      <w:ins w:id="153" w:author="ALVARO SANCHEZ-CID ROMAN" w:date="2024-01-06T17:30:00Z">
        <w:r w:rsidR="001F1694">
          <w:t>Sortear mediante cualquier</w:t>
        </w:r>
      </w:ins>
      <w:ins w:id="154" w:author="ALVARO SANCHEZ-CID ROMAN" w:date="2024-01-06T17:31:00Z">
        <w:r w:rsidR="001F1694">
          <w:t xml:space="preserve"> método aceptable para que los jugadores puedan decidir entre se</w:t>
        </w:r>
      </w:ins>
      <w:ins w:id="155" w:author="ALVARO SANCHEZ-CID ROMAN" w:date="2024-01-06T17:32:00Z">
        <w:r w:rsidR="001F1694">
          <w:t>rvicio, resto, campo o diferir</w:t>
        </w:r>
      </w:ins>
      <w:ins w:id="156" w:author="ALVARO SANCHEZ-CID ROMAN" w:date="2024-01-06T17:37:00Z">
        <w:r w:rsidR="00322C0F">
          <w:t xml:space="preserve"> y completar la selección con el equipo contrario</w:t>
        </w:r>
      </w:ins>
      <w:r>
        <w:t xml:space="preserve">. </w:t>
      </w:r>
      <w:del w:id="157" w:author="ALVARO SANCHEZ-CID ROMAN" w:date="2024-01-06T17:33:00Z">
        <w:r w:rsidDel="001F1694">
          <w:delText xml:space="preserve">Si el juego es suspendido tras el sorteo, pero antes de que el partido dé inicio, los Jugadores podrán variar su elección previa, pero el resultado del sorteo se mantendrá invariable. </w:delText>
        </w:r>
      </w:del>
    </w:p>
    <w:p w14:paraId="2EB9527A" w14:textId="77777777" w:rsidR="00322C0F" w:rsidRDefault="00322C0F" w:rsidP="00322C0F">
      <w:pPr>
        <w:numPr>
          <w:ilvl w:val="1"/>
          <w:numId w:val="11"/>
        </w:numPr>
        <w:ind w:right="107" w:hanging="396"/>
        <w:rPr>
          <w:ins w:id="158" w:author="ALVARO SANCHEZ-CID ROMAN" w:date="2024-01-06T17:42:00Z"/>
        </w:rPr>
      </w:pPr>
      <w:ins w:id="159" w:author="ALVARO SANCHEZ-CID ROMAN" w:date="2024-01-06T17:38:00Z">
        <w:r>
          <w:t>Terminar la reunión preguntando si hay dudas y permitir continuar con el calentamiento hasta completar los 10 minutos desde la llamada del partido hasta su comienzo.</w:t>
        </w:r>
      </w:ins>
    </w:p>
    <w:p w14:paraId="1FA7582C" w14:textId="2AF847BC" w:rsidR="00F634ED" w:rsidDel="001F1694" w:rsidRDefault="00322C0F" w:rsidP="00322C0F">
      <w:pPr>
        <w:numPr>
          <w:ilvl w:val="1"/>
          <w:numId w:val="11"/>
        </w:numPr>
        <w:ind w:right="107" w:hanging="396"/>
        <w:rPr>
          <w:del w:id="160" w:author="ALVARO SANCHEZ-CID ROMAN" w:date="2024-01-06T17:33:00Z"/>
        </w:rPr>
      </w:pPr>
      <w:ins w:id="161" w:author="ALVARO SANCHEZ-CID ROMAN" w:date="2024-01-06T17:43:00Z">
        <w:r>
          <w:t xml:space="preserve">d    </w:t>
        </w:r>
      </w:ins>
      <w:ins w:id="162" w:author="ALVARO SANCHEZ-CID ROMAN" w:date="2024-01-06T17:39:00Z">
        <w:r>
          <w:t>S</w:t>
        </w:r>
      </w:ins>
      <w:del w:id="163" w:author="ALVARO SANCHEZ-CID ROMAN" w:date="2024-01-06T17:39:00Z">
        <w:r w:rsidDel="00322C0F">
          <w:delText>Determinar</w:delText>
        </w:r>
      </w:del>
      <w:del w:id="164" w:author="ALVARO SANCHEZ-CID ROMAN" w:date="2024-01-06T17:38:00Z">
        <w:r w:rsidDel="00322C0F">
          <w:delText xml:space="preserve"> s</w:delText>
        </w:r>
      </w:del>
      <w:r>
        <w:t xml:space="preserve">i los Jugadores </w:t>
      </w:r>
      <w:ins w:id="165" w:author="ALVARO SANCHEZ-CID ROMAN" w:date="2024-01-06T17:39:00Z">
        <w:r>
          <w:t xml:space="preserve">no </w:t>
        </w:r>
      </w:ins>
      <w:r>
        <w:t>visten en concordancia con las pautas marcadas por el Código de Conducta</w:t>
      </w:r>
      <w:ins w:id="166" w:author="ALVARO SANCHEZ-CID ROMAN" w:date="2024-01-06T17:42:00Z">
        <w:r>
          <w:t xml:space="preserve"> o por colores aproximados al de la pelota,</w:t>
        </w:r>
      </w:ins>
      <w:ins w:id="167" w:author="ALVARO SANCHEZ-CID ROMAN" w:date="2024-01-06T17:39:00Z">
        <w:r>
          <w:t xml:space="preserve"> llamará al Juez Árbitro quien podrá exigir a los </w:t>
        </w:r>
      </w:ins>
      <w:ins w:id="168" w:author="ALVARO SANCHEZ-CID ROMAN" w:date="2024-01-06T17:40:00Z">
        <w:r>
          <w:t xml:space="preserve">jugadores el cambio de indumentaria, para lo que dispondrán de un tiempo muerto de equipamiento de una duración razonable, en caso de negarse a hacerlo en Juez </w:t>
        </w:r>
      </w:ins>
      <w:ins w:id="169" w:author="ALVARO SANCHEZ-CID ROMAN" w:date="2024-01-06T17:41:00Z">
        <w:r>
          <w:t>Árbitro podrá declara el partido como perdido por regla (</w:t>
        </w:r>
        <w:proofErr w:type="spellStart"/>
        <w:r>
          <w:t>Forfeit</w:t>
        </w:r>
        <w:proofErr w:type="spellEnd"/>
        <w:r>
          <w:t>)</w:t>
        </w:r>
      </w:ins>
      <w:del w:id="170" w:author="ALVARO SANCHEZ-CID ROMAN" w:date="2024-01-06T17:39:00Z">
        <w:r w:rsidDel="00322C0F">
          <w:delText xml:space="preserve">. Un Jugador que deba corregir su indumentaria </w:delText>
        </w:r>
      </w:del>
      <w:del w:id="171" w:author="ALVARO SANCHEZ-CID ROMAN" w:date="2024-01-06T17:33:00Z">
        <w:r w:rsidDel="001F1694">
          <w:delText xml:space="preserve">y tarde más de quince (15) minutos en hacerlo, podrá ser descalificado. Si es necesario, se autorizará un nuevo periodo de calentamiento. </w:delText>
        </w:r>
      </w:del>
    </w:p>
    <w:p w14:paraId="71EE4E06" w14:textId="79BAAE4B" w:rsidR="00F634ED" w:rsidRDefault="00000000" w:rsidP="00322C0F">
      <w:pPr>
        <w:ind w:left="512" w:right="107" w:firstLine="0"/>
      </w:pPr>
      <w:del w:id="172" w:author="ALVARO SANCHEZ-CID ROMAN" w:date="2024-01-06T17:33:00Z">
        <w:r w:rsidDel="001F1694">
          <w:rPr>
            <w:sz w:val="26"/>
          </w:rPr>
          <w:delText xml:space="preserve"> </w:delText>
        </w:r>
      </w:del>
    </w:p>
    <w:p w14:paraId="5E34254D" w14:textId="41752FEA" w:rsidR="00F634ED" w:rsidRDefault="00000000">
      <w:pPr>
        <w:numPr>
          <w:ilvl w:val="0"/>
          <w:numId w:val="11"/>
        </w:numPr>
        <w:ind w:right="107" w:hanging="399"/>
      </w:pPr>
      <w:r>
        <w:t>Estar en posesión de un cronómetro, el cual deberá ser utilizado para controlar el tiempo del calentamiento,</w:t>
      </w:r>
      <w:del w:id="173" w:author="ALVARO SANCHEZ-CID ROMAN" w:date="2024-01-06T17:44:00Z">
        <w:r w:rsidDel="006A763A">
          <w:delText xml:space="preserve"> los veinticinco (</w:delText>
        </w:r>
      </w:del>
      <w:del w:id="174" w:author="ALVARO SANCHEZ-CID ROMAN" w:date="2024-01-06T17:43:00Z">
        <w:r w:rsidDel="00322C0F">
          <w:delText>25</w:delText>
        </w:r>
      </w:del>
      <w:del w:id="175" w:author="ALVARO SANCHEZ-CID ROMAN" w:date="2024-01-06T17:44:00Z">
        <w:r w:rsidDel="006A763A">
          <w:delText>) segundos entre puntos, los noventa (90) de los cambios de lado y los ciento veinte (120) segundos de descanso al final de cada set</w:delText>
        </w:r>
      </w:del>
      <w:ins w:id="176" w:author="ALVARO SANCHEZ-CID ROMAN" w:date="2024-01-06T17:44:00Z">
        <w:r w:rsidR="006A763A">
          <w:t xml:space="preserve"> el minuto </w:t>
        </w:r>
      </w:ins>
      <w:ins w:id="177" w:author="ALVARO SANCHEZ-CID ROMAN" w:date="2024-01-06T17:45:00Z">
        <w:r w:rsidR="006A763A">
          <w:t xml:space="preserve">(1) </w:t>
        </w:r>
      </w:ins>
      <w:ins w:id="178" w:author="ALVARO SANCHEZ-CID ROMAN" w:date="2024-01-06T17:44:00Z">
        <w:r w:rsidR="006A763A">
          <w:t xml:space="preserve">de cada tiempo muerto, los </w:t>
        </w:r>
      </w:ins>
      <w:ins w:id="179" w:author="ALVARO SANCHEZ-CID ROMAN" w:date="2024-01-06T17:45:00Z">
        <w:r w:rsidR="006A763A">
          <w:t>dos (</w:t>
        </w:r>
      </w:ins>
      <w:ins w:id="180" w:author="ALVARO SANCHEZ-CID ROMAN" w:date="2024-01-06T17:44:00Z">
        <w:r w:rsidR="006A763A">
          <w:t>2</w:t>
        </w:r>
      </w:ins>
      <w:ins w:id="181" w:author="ALVARO SANCHEZ-CID ROMAN" w:date="2024-01-06T17:45:00Z">
        <w:r w:rsidR="006A763A">
          <w:t>)</w:t>
        </w:r>
      </w:ins>
      <w:ins w:id="182" w:author="ALVARO SANCHEZ-CID ROMAN" w:date="2024-01-06T17:44:00Z">
        <w:r w:rsidR="006A763A">
          <w:t xml:space="preserve"> minutos entre cada jue</w:t>
        </w:r>
      </w:ins>
      <w:ins w:id="183" w:author="ALVARO SANCHEZ-CID ROMAN" w:date="2024-01-06T17:45:00Z">
        <w:r w:rsidR="006A763A">
          <w:t>go y el minuto (1) de tiempo muerto de cambio de campo</w:t>
        </w:r>
      </w:ins>
      <w:ins w:id="184" w:author="ALVARO SANCHEZ-CID ROMAN" w:date="2024-01-10T12:55:00Z">
        <w:r w:rsidR="00FD076E">
          <w:t xml:space="preserve"> y el máximo de quince (15) minutos de un tiempo médico</w:t>
        </w:r>
      </w:ins>
      <w:r>
        <w:t xml:space="preserve">. Debe también ser usado en todos aquellos periodos específicos que determinen las Reglas y Reglamentaciones. </w:t>
      </w:r>
    </w:p>
    <w:p w14:paraId="1187F52F" w14:textId="77777777" w:rsidR="00F634ED" w:rsidRDefault="00000000">
      <w:pPr>
        <w:spacing w:after="0" w:line="259" w:lineRule="auto"/>
        <w:ind w:left="0" w:firstLine="0"/>
        <w:jc w:val="left"/>
      </w:pPr>
      <w:r>
        <w:rPr>
          <w:sz w:val="26"/>
        </w:rPr>
        <w:t xml:space="preserve"> </w:t>
      </w:r>
    </w:p>
    <w:p w14:paraId="27D5C95E" w14:textId="3317137F" w:rsidR="00F634ED" w:rsidRDefault="00000000">
      <w:pPr>
        <w:numPr>
          <w:ilvl w:val="0"/>
          <w:numId w:val="11"/>
        </w:numPr>
        <w:ind w:right="107" w:hanging="399"/>
      </w:pPr>
      <w:r>
        <w:t xml:space="preserve">Ser el responsable de tener </w:t>
      </w:r>
      <w:del w:id="185" w:author="ALVARO SANCHEZ-CID ROMAN" w:date="2024-01-06T17:46:00Z">
        <w:r w:rsidDel="006A763A">
          <w:delText>el número apropiado de pelotas en pista para el partido, incluyendo bolas usadas por si alguna ha de ser reemplazada. Los botes de pelotas nuevas deberían abrirse justo antes inicio o del cambio de pelotas.</w:delText>
        </w:r>
      </w:del>
      <w:ins w:id="186" w:author="ALVARO SANCHEZ-CID ROMAN" w:date="2024-01-06T17:46:00Z">
        <w:r w:rsidR="006A763A">
          <w:t>las dos pelotas para iniciar el partido.</w:t>
        </w:r>
      </w:ins>
      <w:r>
        <w:t xml:space="preserve"> </w:t>
      </w:r>
    </w:p>
    <w:p w14:paraId="4F9AE4F4" w14:textId="77777777" w:rsidR="00F634ED" w:rsidRDefault="00000000">
      <w:pPr>
        <w:spacing w:after="0" w:line="259" w:lineRule="auto"/>
        <w:ind w:left="0" w:firstLine="0"/>
        <w:jc w:val="left"/>
      </w:pPr>
      <w:r>
        <w:rPr>
          <w:sz w:val="26"/>
        </w:rPr>
        <w:t xml:space="preserve"> </w:t>
      </w:r>
    </w:p>
    <w:p w14:paraId="044E3B43" w14:textId="5D76AED7" w:rsidR="00F634ED" w:rsidRDefault="00000000">
      <w:pPr>
        <w:numPr>
          <w:ilvl w:val="0"/>
          <w:numId w:val="11"/>
        </w:numPr>
        <w:ind w:right="107" w:hanging="399"/>
      </w:pPr>
      <w:r>
        <w:t xml:space="preserve">Determinar </w:t>
      </w:r>
      <w:del w:id="187" w:author="ALVARO SANCHEZ-CID ROMAN" w:date="2024-01-06T17:47:00Z">
        <w:r w:rsidDel="006A763A">
          <w:delText xml:space="preserve">todas las Cuestiones de Hecho que se produzcan durante el partido (incluyendo los cantos de líneas si no posee Jueces de Línea). </w:delText>
        </w:r>
      </w:del>
      <w:ins w:id="188" w:author="ALVARO SANCHEZ-CID ROMAN" w:date="2024-01-06T17:47:00Z">
        <w:r w:rsidR="006A763A">
          <w:t xml:space="preserve">Las </w:t>
        </w:r>
      </w:ins>
      <w:ins w:id="189" w:author="ALVARO SANCHEZ-CID ROMAN" w:date="2024-01-06T17:48:00Z">
        <w:r w:rsidR="006A763A">
          <w:t>f</w:t>
        </w:r>
      </w:ins>
      <w:ins w:id="190" w:author="ALVARO SANCHEZ-CID ROMAN" w:date="2024-01-06T17:47:00Z">
        <w:r w:rsidR="006A763A">
          <w:t xml:space="preserve">altas en el servicio, </w:t>
        </w:r>
      </w:ins>
      <w:ins w:id="191" w:author="ALVARO SANCHEZ-CID ROMAN" w:date="2024-01-06T17:48:00Z">
        <w:r w:rsidR="006A763A">
          <w:t>las faltas</w:t>
        </w:r>
      </w:ins>
      <w:ins w:id="192" w:author="ALVARO SANCHEZ-CID ROMAN" w:date="2024-01-06T17:47:00Z">
        <w:r w:rsidR="006A763A">
          <w:t xml:space="preserve"> en la zona de no volea, así como l</w:t>
        </w:r>
      </w:ins>
      <w:ins w:id="193" w:author="ALVARO SANCHEZ-CID ROMAN" w:date="2024-01-06T17:48:00Z">
        <w:r w:rsidR="006A763A">
          <w:t>os saques cortos. Los jugadores cantarán las líneas e</w:t>
        </w:r>
      </w:ins>
      <w:ins w:id="194" w:author="ALVARO SANCHEZ-CID ROMAN" w:date="2024-01-06T17:49:00Z">
        <w:r w:rsidR="006A763A">
          <w:t>n su propio campo en el caso de que no haya Jueces de Línea.</w:t>
        </w:r>
      </w:ins>
      <w:ins w:id="195" w:author="ALVARO SANCHEZ-CID ROMAN" w:date="2024-01-06T17:47:00Z">
        <w:r w:rsidR="006A763A">
          <w:t xml:space="preserve"> </w:t>
        </w:r>
      </w:ins>
      <w:ins w:id="196" w:author="ALVARO SANCHEZ-CID ROMAN" w:date="2024-01-06T17:50:00Z">
        <w:r w:rsidR="006A763A">
          <w:t>Resolverá las apelaciones sobre el canto de los jugadores.</w:t>
        </w:r>
      </w:ins>
    </w:p>
    <w:p w14:paraId="48442BEB" w14:textId="77777777" w:rsidR="00F634ED" w:rsidRDefault="00000000">
      <w:pPr>
        <w:spacing w:after="0" w:line="259" w:lineRule="auto"/>
        <w:ind w:left="0" w:firstLine="0"/>
        <w:jc w:val="left"/>
      </w:pPr>
      <w:r>
        <w:rPr>
          <w:sz w:val="26"/>
        </w:rPr>
        <w:t xml:space="preserve"> </w:t>
      </w:r>
    </w:p>
    <w:p w14:paraId="7A55A125" w14:textId="74FDC70D" w:rsidR="00F634ED" w:rsidRDefault="00000000">
      <w:pPr>
        <w:numPr>
          <w:ilvl w:val="0"/>
          <w:numId w:val="11"/>
        </w:numPr>
        <w:ind w:right="107" w:hanging="399"/>
      </w:pPr>
      <w:r>
        <w:t xml:space="preserve">Asegurarse que las Reglas de </w:t>
      </w:r>
      <w:proofErr w:type="spellStart"/>
      <w:ins w:id="197" w:author="ALVARO SANCHEZ-CID ROMAN" w:date="2024-01-06T17:49:00Z">
        <w:r w:rsidR="006A763A">
          <w:t>Pickleball</w:t>
        </w:r>
      </w:ins>
      <w:proofErr w:type="spellEnd"/>
      <w:del w:id="198" w:author="ALVARO SANCHEZ-CID ROMAN" w:date="2024-01-06T17:49:00Z">
        <w:r w:rsidDel="006A763A">
          <w:delText>Tenis</w:delText>
        </w:r>
      </w:del>
      <w:r>
        <w:t xml:space="preserve"> son cumplidas por los Jugadores y los Jueces en pista. </w:t>
      </w:r>
    </w:p>
    <w:p w14:paraId="42141349" w14:textId="77777777" w:rsidR="00F634ED" w:rsidRDefault="00000000">
      <w:pPr>
        <w:spacing w:after="0" w:line="259" w:lineRule="auto"/>
        <w:ind w:left="0" w:firstLine="0"/>
        <w:jc w:val="left"/>
      </w:pPr>
      <w:r>
        <w:rPr>
          <w:sz w:val="26"/>
        </w:rPr>
        <w:t xml:space="preserve"> </w:t>
      </w:r>
    </w:p>
    <w:p w14:paraId="1734A154" w14:textId="77777777" w:rsidR="00F634ED" w:rsidRDefault="00000000">
      <w:pPr>
        <w:numPr>
          <w:ilvl w:val="0"/>
          <w:numId w:val="11"/>
        </w:numPr>
        <w:ind w:right="107" w:hanging="399"/>
      </w:pPr>
      <w:r>
        <w:t xml:space="preserve">Quitar, rotar o reemplazar a cualquier Juez de Línea </w:t>
      </w:r>
      <w:del w:id="199" w:author="ALVARO SANCHEZ-CID ROMAN" w:date="2024-01-06T17:49:00Z">
        <w:r w:rsidDel="006A763A">
          <w:delText>o de Red</w:delText>
        </w:r>
      </w:del>
      <w:r>
        <w:t xml:space="preserve"> si decide que con ello mejorará el nivel de arbitraje del partido. </w:t>
      </w:r>
    </w:p>
    <w:p w14:paraId="591DC3C5" w14:textId="77777777" w:rsidR="00F634ED" w:rsidRDefault="00000000">
      <w:pPr>
        <w:spacing w:after="0" w:line="259" w:lineRule="auto"/>
        <w:ind w:left="0" w:firstLine="0"/>
        <w:jc w:val="left"/>
      </w:pPr>
      <w:r>
        <w:rPr>
          <w:sz w:val="26"/>
        </w:rPr>
        <w:t xml:space="preserve"> </w:t>
      </w:r>
    </w:p>
    <w:p w14:paraId="65EC3581" w14:textId="77777777" w:rsidR="00F634ED" w:rsidRDefault="00000000">
      <w:pPr>
        <w:numPr>
          <w:ilvl w:val="0"/>
          <w:numId w:val="11"/>
        </w:numPr>
        <w:ind w:right="107" w:hanging="399"/>
      </w:pPr>
      <w:r>
        <w:t xml:space="preserve">Tomar la primera decisión sobre las Cuestiones de Ley que se produzcan durante el partido, sujeta al derecho de los Jugadores de apelar al Juez Árbitro. </w:t>
      </w:r>
    </w:p>
    <w:p w14:paraId="31CD8702" w14:textId="77777777" w:rsidR="00F634ED" w:rsidRDefault="00000000">
      <w:pPr>
        <w:spacing w:after="0" w:line="259" w:lineRule="auto"/>
        <w:ind w:left="0" w:firstLine="0"/>
        <w:jc w:val="left"/>
      </w:pPr>
      <w:r>
        <w:rPr>
          <w:sz w:val="26"/>
        </w:rPr>
        <w:t xml:space="preserve"> </w:t>
      </w:r>
    </w:p>
    <w:p w14:paraId="34C115D8" w14:textId="59DE3F32" w:rsidR="00F634ED" w:rsidDel="00B556BB" w:rsidRDefault="00B556BB">
      <w:pPr>
        <w:numPr>
          <w:ilvl w:val="0"/>
          <w:numId w:val="11"/>
        </w:numPr>
        <w:ind w:right="107" w:hanging="399"/>
        <w:rPr>
          <w:del w:id="200" w:author="ALVARO SANCHEZ-CID ROMAN" w:date="2024-01-06T19:19:00Z"/>
        </w:rPr>
      </w:pPr>
      <w:ins w:id="201" w:author="ALVARO SANCHEZ-CID ROMAN" w:date="2024-01-06T19:20:00Z">
        <w:r>
          <w:t xml:space="preserve">Mantener </w:t>
        </w:r>
      </w:ins>
      <w:ins w:id="202" w:author="ALVARO SANCHEZ-CID ROMAN" w:date="2024-01-06T19:21:00Z">
        <w:r w:rsidR="00B24667">
          <w:t>la hoja de marcadores</w:t>
        </w:r>
      </w:ins>
      <w:ins w:id="203" w:author="ALVARO SANCHEZ-CID ROMAN" w:date="2024-01-06T19:20:00Z">
        <w:r>
          <w:t xml:space="preserve"> </w:t>
        </w:r>
        <w:r w:rsidR="00B24667">
          <w:t xml:space="preserve">y </w:t>
        </w:r>
      </w:ins>
      <w:del w:id="204" w:author="ALVARO SANCHEZ-CID ROMAN" w:date="2024-01-06T19:20:00Z">
        <w:r w:rsidDel="00B24667">
          <w:delText>A</w:delText>
        </w:r>
      </w:del>
      <w:ins w:id="205" w:author="ALVARO SANCHEZ-CID ROMAN" w:date="2024-01-06T19:20:00Z">
        <w:r w:rsidR="00B24667">
          <w:t>a</w:t>
        </w:r>
      </w:ins>
      <w:r>
        <w:t xml:space="preserve">nunciar el tanteo </w:t>
      </w:r>
      <w:ins w:id="206" w:author="ALVARO SANCHEZ-CID ROMAN" w:date="2024-01-06T19:20:00Z">
        <w:r>
          <w:t xml:space="preserve">para </w:t>
        </w:r>
        <w:proofErr w:type="gramStart"/>
        <w:r>
          <w:t>dar inicio a</w:t>
        </w:r>
      </w:ins>
      <w:proofErr w:type="gramEnd"/>
      <w:ins w:id="207" w:author="ALVARO SANCHEZ-CID ROMAN" w:date="2024-01-06T19:21:00Z">
        <w:r w:rsidR="00B24667">
          <w:t xml:space="preserve"> cada</w:t>
        </w:r>
      </w:ins>
      <w:ins w:id="208" w:author="ALVARO SANCHEZ-CID ROMAN" w:date="2024-01-06T19:20:00Z">
        <w:r>
          <w:t xml:space="preserve"> rally.</w:t>
        </w:r>
      </w:ins>
      <w:del w:id="209" w:author="ALVARO SANCHEZ-CID ROMAN" w:date="2024-01-06T19:19:00Z">
        <w:r w:rsidDel="00B556BB">
          <w:delText xml:space="preserve">tras cada punto en concordancia con estos “Deberes y Responsabilidades”. </w:delText>
        </w:r>
      </w:del>
    </w:p>
    <w:p w14:paraId="6E6FC932" w14:textId="4B0366D6" w:rsidR="00F634ED" w:rsidRDefault="00000000" w:rsidP="00B24667">
      <w:pPr>
        <w:ind w:left="526" w:right="107" w:firstLine="0"/>
      </w:pPr>
      <w:del w:id="210" w:author="ALVARO SANCHEZ-CID ROMAN" w:date="2024-01-06T19:19:00Z">
        <w:r w:rsidDel="00B556BB">
          <w:rPr>
            <w:sz w:val="26"/>
          </w:rPr>
          <w:delText xml:space="preserve"> </w:delText>
        </w:r>
      </w:del>
    </w:p>
    <w:p w14:paraId="5186792D" w14:textId="77777777" w:rsidR="00F634ED" w:rsidRDefault="00000000">
      <w:pPr>
        <w:numPr>
          <w:ilvl w:val="0"/>
          <w:numId w:val="11"/>
        </w:numPr>
        <w:ind w:right="107" w:hanging="399"/>
      </w:pPr>
      <w:commentRangeStart w:id="211"/>
      <w:r>
        <w:lastRenderedPageBreak/>
        <w:t>Repetir</w:t>
      </w:r>
      <w:commentRangeEnd w:id="211"/>
      <w:r w:rsidR="006A763A">
        <w:rPr>
          <w:rStyle w:val="Refdecomentario"/>
        </w:rPr>
        <w:commentReference w:id="211"/>
      </w:r>
      <w:r>
        <w:t xml:space="preserve"> el canto de los Jueces de Línea </w:t>
      </w:r>
      <w:del w:id="212" w:author="ALVARO SANCHEZ-CID ROMAN" w:date="2024-01-06T17:51:00Z">
        <w:r w:rsidDel="006A763A">
          <w:delText>o de Red</w:delText>
        </w:r>
      </w:del>
      <w:r>
        <w:t xml:space="preserve"> sólo si éste no ha sido producido con un volumen suficiente, o en caso de un canto ajustado, el cual deba ser confirmado para quitar cualquier duda de la mente de los Jugadores. </w:t>
      </w:r>
    </w:p>
    <w:p w14:paraId="2EE3907C" w14:textId="77777777" w:rsidR="00F634ED" w:rsidRDefault="00000000">
      <w:pPr>
        <w:spacing w:after="0" w:line="259" w:lineRule="auto"/>
        <w:ind w:left="0" w:firstLine="0"/>
        <w:jc w:val="left"/>
      </w:pPr>
      <w:r>
        <w:rPr>
          <w:sz w:val="26"/>
        </w:rPr>
        <w:t xml:space="preserve"> </w:t>
      </w:r>
    </w:p>
    <w:p w14:paraId="6B2AB66B" w14:textId="6013F07B" w:rsidR="00F634ED" w:rsidRDefault="00000000">
      <w:pPr>
        <w:numPr>
          <w:ilvl w:val="0"/>
          <w:numId w:val="11"/>
        </w:numPr>
        <w:ind w:right="107" w:hanging="399"/>
      </w:pPr>
      <w:r>
        <w:t xml:space="preserve">Rellenar la Hoja de Arbitraje durante el partido en concordancia con </w:t>
      </w:r>
      <w:ins w:id="213" w:author="ALVARO SANCHEZ-CID ROMAN" w:date="2024-01-06T17:52:00Z">
        <w:r w:rsidR="006A763A">
          <w:t>los</w:t>
        </w:r>
      </w:ins>
      <w:del w:id="214" w:author="ALVARO SANCHEZ-CID ROMAN" w:date="2024-01-06T17:52:00Z">
        <w:r w:rsidDel="006A763A">
          <w:delText>estos</w:delText>
        </w:r>
      </w:del>
      <w:r>
        <w:t xml:space="preserve"> procedimientos</w:t>
      </w:r>
      <w:ins w:id="215" w:author="ALVARO SANCHEZ-CID ROMAN" w:date="2024-01-06T17:52:00Z">
        <w:r w:rsidR="006A763A">
          <w:t>.</w:t>
        </w:r>
      </w:ins>
      <w:del w:id="216" w:author="ALVARO SANCHEZ-CID ROMAN" w:date="2024-01-06T17:52:00Z">
        <w:r w:rsidDel="006A763A">
          <w:delText xml:space="preserve"> (ver página 18 y el Apéndice B).</w:delText>
        </w:r>
      </w:del>
      <w:r>
        <w:t xml:space="preserve"> </w:t>
      </w:r>
    </w:p>
    <w:p w14:paraId="60A50AC0" w14:textId="77777777" w:rsidR="00F634ED" w:rsidRDefault="00000000">
      <w:pPr>
        <w:spacing w:after="0" w:line="259" w:lineRule="auto"/>
        <w:ind w:left="113" w:firstLine="0"/>
        <w:jc w:val="left"/>
      </w:pPr>
      <w:r>
        <w:rPr>
          <w:b/>
        </w:rPr>
        <w:t xml:space="preserve"> </w:t>
      </w:r>
    </w:p>
    <w:p w14:paraId="369A4689" w14:textId="71285D8C" w:rsidR="00F634ED" w:rsidRDefault="00000000">
      <w:pPr>
        <w:numPr>
          <w:ilvl w:val="0"/>
          <w:numId w:val="11"/>
        </w:numPr>
        <w:ind w:right="107" w:hanging="399"/>
      </w:pPr>
      <w:del w:id="217" w:author="ALVARO SANCHEZ-CID ROMAN" w:date="2024-01-06T17:53:00Z">
        <w:r w:rsidDel="006A763A">
          <w:delText>Corregir al Juez de Línea sólo en caso de error claro y sólo si tal corrección es efectuada instantáneamente tras el error cometido.</w:delText>
        </w:r>
      </w:del>
      <w:ins w:id="218" w:author="ALVARO SANCHEZ-CID ROMAN" w:date="2024-01-06T17:53:00Z">
        <w:r w:rsidR="006A763A">
          <w:t>Solo podrá corregir a un Juez de Línea si hay apelación por parte de los jugadores.</w:t>
        </w:r>
      </w:ins>
      <w:r>
        <w:t xml:space="preserve"> Todas las correcciones han de ser efectuadas en concordancia con los procedimientos aprobados (Ver páginas 8 y 9). </w:t>
      </w:r>
    </w:p>
    <w:p w14:paraId="5790C6FE" w14:textId="5DF1383F" w:rsidR="00F634ED" w:rsidDel="00B724F4" w:rsidRDefault="00000000">
      <w:pPr>
        <w:ind w:left="512" w:right="107"/>
        <w:rPr>
          <w:del w:id="219" w:author="ALVARO SANCHEZ-CID ROMAN" w:date="2024-01-06T17:54:00Z"/>
        </w:rPr>
      </w:pPr>
      <w:del w:id="220" w:author="ALVARO SANCHEZ-CID ROMAN" w:date="2024-01-06T17:54:00Z">
        <w:r w:rsidDel="00B724F4">
          <w:delText xml:space="preserve">Faltas de Pie claras, no cantadas por el Juez de Línea, deberán ser cantadas por el Juez de Silla en concordancia con los procedimientos sobre el tratamiento de errores claros. </w:delText>
        </w:r>
      </w:del>
    </w:p>
    <w:p w14:paraId="682ED437" w14:textId="0A07ACD8" w:rsidR="00F634ED" w:rsidRDefault="00000000">
      <w:pPr>
        <w:spacing w:after="0" w:line="259" w:lineRule="auto"/>
        <w:ind w:left="0" w:firstLine="0"/>
        <w:jc w:val="left"/>
      </w:pPr>
      <w:del w:id="221" w:author="ALVARO SANCHEZ-CID ROMAN" w:date="2024-01-06T17:54:00Z">
        <w:r w:rsidDel="00B724F4">
          <w:rPr>
            <w:sz w:val="26"/>
          </w:rPr>
          <w:delText xml:space="preserve"> </w:delText>
        </w:r>
      </w:del>
    </w:p>
    <w:p w14:paraId="679028EE" w14:textId="21161512" w:rsidR="00F634ED" w:rsidDel="00B724F4" w:rsidRDefault="00000000">
      <w:pPr>
        <w:numPr>
          <w:ilvl w:val="0"/>
          <w:numId w:val="11"/>
        </w:numPr>
        <w:ind w:right="107" w:hanging="399"/>
        <w:rPr>
          <w:del w:id="222" w:author="ALVARO SANCHEZ-CID ROMAN" w:date="2024-01-06T17:55:00Z"/>
        </w:rPr>
      </w:pPr>
      <w:del w:id="223" w:author="ALVARO SANCHEZ-CID ROMAN" w:date="2024-01-06T17:55:00Z">
        <w:r w:rsidDel="00B724F4">
          <w:delText xml:space="preserve">Ser el responsable de las inspecciones de marcas. Sólo podrá haber inspecciones de marca en pistas de tierra (ver Procedimientos para inspecciones de marcas, página 9). </w:delText>
        </w:r>
      </w:del>
    </w:p>
    <w:p w14:paraId="207F2255" w14:textId="673326C8" w:rsidR="00F634ED" w:rsidRDefault="00000000">
      <w:pPr>
        <w:spacing w:after="0" w:line="259" w:lineRule="auto"/>
        <w:ind w:left="0" w:firstLine="0"/>
        <w:jc w:val="left"/>
      </w:pPr>
      <w:del w:id="224" w:author="ALVARO SANCHEZ-CID ROMAN" w:date="2024-01-06T17:55:00Z">
        <w:r w:rsidDel="00B724F4">
          <w:rPr>
            <w:sz w:val="26"/>
          </w:rPr>
          <w:delText xml:space="preserve"> </w:delText>
        </w:r>
      </w:del>
    </w:p>
    <w:p w14:paraId="4854D19F" w14:textId="18E5A065" w:rsidR="00F634ED" w:rsidRDefault="00000000">
      <w:pPr>
        <w:numPr>
          <w:ilvl w:val="0"/>
          <w:numId w:val="11"/>
        </w:numPr>
        <w:ind w:right="107" w:hanging="399"/>
      </w:pPr>
      <w:r>
        <w:t xml:space="preserve">Esforzarse al máximo en controlar al público. Cuando los espectadores perturben el correcto desarrollo del juego, el Juez de </w:t>
      </w:r>
      <w:ins w:id="225" w:author="ALVARO SANCHEZ-CID ROMAN" w:date="2024-01-06T17:55:00Z">
        <w:r w:rsidR="00B724F4">
          <w:t>Pista</w:t>
        </w:r>
      </w:ins>
      <w:del w:id="226" w:author="ALVARO SANCHEZ-CID ROMAN" w:date="2024-01-06T17:55:00Z">
        <w:r w:rsidDel="00B724F4">
          <w:delText>Silla</w:delText>
        </w:r>
      </w:del>
      <w:r>
        <w:t xml:space="preserve"> deberá dirigirse a ellos de manera respetuosa para requerir su cooperación. </w:t>
      </w:r>
    </w:p>
    <w:p w14:paraId="78FAAA2F" w14:textId="77777777" w:rsidR="00F634ED" w:rsidRDefault="00000000">
      <w:pPr>
        <w:spacing w:after="0" w:line="259" w:lineRule="auto"/>
        <w:ind w:left="0" w:firstLine="0"/>
        <w:jc w:val="left"/>
      </w:pPr>
      <w:r>
        <w:rPr>
          <w:sz w:val="26"/>
        </w:rPr>
        <w:t xml:space="preserve"> </w:t>
      </w:r>
    </w:p>
    <w:p w14:paraId="435FBCB8" w14:textId="19A7A81E" w:rsidR="00F634ED" w:rsidDel="00B724F4" w:rsidRDefault="00000000">
      <w:pPr>
        <w:numPr>
          <w:ilvl w:val="0"/>
          <w:numId w:val="11"/>
        </w:numPr>
        <w:ind w:right="107" w:hanging="399"/>
        <w:rPr>
          <w:del w:id="227" w:author="ALVARO SANCHEZ-CID ROMAN" w:date="2024-01-06T17:56:00Z"/>
        </w:rPr>
      </w:pPr>
      <w:del w:id="228" w:author="ALVARO SANCHEZ-CID ROMAN" w:date="2024-01-06T17:56:00Z">
        <w:r w:rsidDel="00B724F4">
          <w:delText xml:space="preserve">Ser el responsable de la dirección de los recogepelotas durante el partido, de manera que ellos ayuden, en lugar de molestar, a los Jugadores. </w:delText>
        </w:r>
      </w:del>
    </w:p>
    <w:p w14:paraId="4AD7AB32" w14:textId="4FE95978" w:rsidR="00F634ED" w:rsidRDefault="00000000">
      <w:pPr>
        <w:spacing w:after="0" w:line="259" w:lineRule="auto"/>
        <w:ind w:left="0" w:firstLine="0"/>
        <w:jc w:val="left"/>
      </w:pPr>
      <w:del w:id="229" w:author="ALVARO SANCHEZ-CID ROMAN" w:date="2024-01-06T17:56:00Z">
        <w:r w:rsidDel="00B724F4">
          <w:rPr>
            <w:sz w:val="26"/>
          </w:rPr>
          <w:delText xml:space="preserve"> </w:delText>
        </w:r>
      </w:del>
    </w:p>
    <w:p w14:paraId="4ECF7A86" w14:textId="204F2104" w:rsidR="00F634ED" w:rsidRDefault="00000000">
      <w:pPr>
        <w:numPr>
          <w:ilvl w:val="0"/>
          <w:numId w:val="11"/>
        </w:numPr>
        <w:ind w:right="107" w:hanging="399"/>
      </w:pPr>
      <w:r>
        <w:t xml:space="preserve">Ser el responsable </w:t>
      </w:r>
      <w:ins w:id="230" w:author="ALVARO SANCHEZ-CID ROMAN" w:date="2024-01-06T17:57:00Z">
        <w:r w:rsidR="00B724F4">
          <w:t>de la sustitución de la pelota en juego en caso de que esté rota, rajada, degradada o blanda.</w:t>
        </w:r>
      </w:ins>
      <w:del w:id="231" w:author="ALVARO SANCHEZ-CID ROMAN" w:date="2024-01-06T17:57:00Z">
        <w:r w:rsidDel="00B724F4">
          <w:delText>de todos los cambios de pelotas y de determinar cuándo una pelota está en condiciones de ser utilizada en el juego. Las pelotas que se pierdan deberían ser reemplazadas tan pronto como sea práctico y/o necesario. Si una pelota debe ser reemplazada, se cambiará por una pelota nueva durante el calentamiento o dentro de los dos (2) primeros juegos (antes que el primer punto del tercer juego haya empezado) tras un cambio de pelotas; en cualquier otro caso, se cambiará por otra pelota de uso similar a la que se deba reemplazar. El número apropiado de botes de pelotas debería ser abierto e inspeccionado con la suficiente antelación a cada cambio de pelotas para evitar cualquier demora en el juego.</w:delText>
        </w:r>
      </w:del>
      <w:r>
        <w:t xml:space="preserve"> </w:t>
      </w:r>
    </w:p>
    <w:p w14:paraId="089C4CF6" w14:textId="77777777" w:rsidR="00F634ED" w:rsidRDefault="00000000">
      <w:pPr>
        <w:spacing w:after="0" w:line="259" w:lineRule="auto"/>
        <w:ind w:left="0" w:firstLine="0"/>
        <w:jc w:val="left"/>
      </w:pPr>
      <w:r>
        <w:rPr>
          <w:sz w:val="26"/>
        </w:rPr>
        <w:t xml:space="preserve"> </w:t>
      </w:r>
    </w:p>
    <w:p w14:paraId="6F412A85" w14:textId="02ED4654" w:rsidR="00F634ED" w:rsidRDefault="00000000">
      <w:pPr>
        <w:numPr>
          <w:ilvl w:val="0"/>
          <w:numId w:val="11"/>
        </w:numPr>
        <w:ind w:right="107" w:hanging="399"/>
      </w:pPr>
      <w:r>
        <w:t xml:space="preserve">Determinar si la pista continúa estando en condiciones para el juego. Si por cualquier motivo, durante el partido, el Juez de </w:t>
      </w:r>
      <w:ins w:id="232" w:author="ALVARO SANCHEZ-CID ROMAN" w:date="2024-01-06T17:58:00Z">
        <w:r w:rsidR="00B724F4">
          <w:t>Pista</w:t>
        </w:r>
      </w:ins>
      <w:del w:id="233" w:author="ALVARO SANCHEZ-CID ROMAN" w:date="2024-01-06T17:58:00Z">
        <w:r w:rsidDel="00B724F4">
          <w:delText>Silla</w:delText>
        </w:r>
      </w:del>
      <w:r>
        <w:t xml:space="preserve"> considera que la pista no está en condiciones para el juego o si la climatología u otros condicionantes requieren la suspensión del juego, debería suspender el partido y notificarlo al Juez Árbitro. Durante la suspensión, hasta que el partido sea pospuesto, </w:t>
      </w:r>
      <w:r w:rsidR="003D4D89">
        <w:t>el Juez</w:t>
      </w:r>
      <w:r>
        <w:t xml:space="preserve"> de </w:t>
      </w:r>
      <w:ins w:id="234" w:author="ALVARO SANCHEZ-CID ROMAN" w:date="2024-01-06T17:59:00Z">
        <w:r w:rsidR="00B724F4">
          <w:t>Pista</w:t>
        </w:r>
      </w:ins>
      <w:del w:id="235" w:author="ALVARO SANCHEZ-CID ROMAN" w:date="2024-01-06T17:59:00Z">
        <w:r w:rsidDel="00B724F4">
          <w:delText>Silla</w:delText>
        </w:r>
      </w:del>
      <w:r>
        <w:t xml:space="preserve"> debe asegurarse que tan tanto él como todos los Jueces </w:t>
      </w:r>
      <w:proofErr w:type="gramStart"/>
      <w:r>
        <w:t>en  pista</w:t>
      </w:r>
      <w:proofErr w:type="gramEnd"/>
      <w:r>
        <w:t xml:space="preserve"> están preparados para la reanudación. </w:t>
      </w:r>
    </w:p>
    <w:p w14:paraId="32091027" w14:textId="68FC5E8B" w:rsidR="00F634ED" w:rsidRDefault="00000000">
      <w:pPr>
        <w:ind w:left="512" w:right="107"/>
      </w:pPr>
      <w:r>
        <w:t xml:space="preserve">Si la suspensión es debida a la falta de luz, ésta debería realizarse al final de un </w:t>
      </w:r>
      <w:del w:id="236" w:author="ALVARO SANCHEZ-CID ROMAN" w:date="2024-01-06T18:01:00Z">
        <w:r w:rsidDel="00B724F4">
          <w:delText xml:space="preserve">set o tras un número par de juegos del set en disputa. </w:delText>
        </w:r>
      </w:del>
      <w:ins w:id="237" w:author="ALVARO SANCHEZ-CID ROMAN" w:date="2024-01-06T18:01:00Z">
        <w:r w:rsidR="00B724F4">
          <w:t>juego.</w:t>
        </w:r>
      </w:ins>
    </w:p>
    <w:p w14:paraId="20BD67EF" w14:textId="3917B2EA" w:rsidR="00F634ED" w:rsidRDefault="00000000">
      <w:pPr>
        <w:ind w:left="512" w:right="107"/>
      </w:pPr>
      <w:r>
        <w:t xml:space="preserve">Cuando finalmente el Juez Árbitro decida la suspensión o aplazamiento del partido, el Juez de </w:t>
      </w:r>
      <w:ins w:id="238" w:author="ALVARO SANCHEZ-CID ROMAN" w:date="2024-01-06T18:01:00Z">
        <w:r w:rsidR="00B724F4">
          <w:t>Pista</w:t>
        </w:r>
      </w:ins>
      <w:del w:id="239" w:author="ALVARO SANCHEZ-CID ROMAN" w:date="2024-01-06T18:01:00Z">
        <w:r w:rsidDel="00B724F4">
          <w:delText>Silla</w:delText>
        </w:r>
      </w:del>
      <w:r>
        <w:t xml:space="preserve"> deberá apuntar la hora, el resultado parcial, el nombre del Sacador, el lado donde estaban situados los Jugadores y deberá recoger y guardar las pelotas que estaban siendo utilizadas en el juego. </w:t>
      </w:r>
    </w:p>
    <w:p w14:paraId="1D490568" w14:textId="77777777" w:rsidR="00F634ED" w:rsidRDefault="00000000">
      <w:pPr>
        <w:spacing w:after="0" w:line="259" w:lineRule="auto"/>
        <w:ind w:left="0" w:firstLine="0"/>
        <w:jc w:val="left"/>
      </w:pPr>
      <w:r>
        <w:rPr>
          <w:sz w:val="26"/>
        </w:rPr>
        <w:t xml:space="preserve"> </w:t>
      </w:r>
    </w:p>
    <w:p w14:paraId="1561287F" w14:textId="77777777" w:rsidR="00F634ED" w:rsidRDefault="00000000">
      <w:pPr>
        <w:numPr>
          <w:ilvl w:val="0"/>
          <w:numId w:val="11"/>
        </w:numPr>
        <w:ind w:right="107" w:hanging="399"/>
      </w:pPr>
      <w:r>
        <w:t xml:space="preserve">A la conclusión del partido, realizará un completo informe de todas acciones referentes al Código de Conducta acaecidas durante el juego. </w:t>
      </w:r>
    </w:p>
    <w:p w14:paraId="4B5B4F13" w14:textId="77777777" w:rsidR="00F634ED" w:rsidRDefault="00000000">
      <w:pPr>
        <w:spacing w:after="0" w:line="259" w:lineRule="auto"/>
        <w:ind w:left="0" w:firstLine="0"/>
        <w:jc w:val="left"/>
      </w:pPr>
      <w:r>
        <w:rPr>
          <w:sz w:val="26"/>
        </w:rPr>
        <w:lastRenderedPageBreak/>
        <w:t xml:space="preserve"> </w:t>
      </w:r>
    </w:p>
    <w:p w14:paraId="08F57BEC" w14:textId="77777777" w:rsidR="00F634ED" w:rsidRDefault="00000000">
      <w:pPr>
        <w:spacing w:after="0" w:line="259" w:lineRule="auto"/>
        <w:ind w:left="113" w:firstLine="0"/>
        <w:jc w:val="left"/>
      </w:pPr>
      <w:r>
        <w:rPr>
          <w:b/>
        </w:rPr>
        <w:t xml:space="preserve"> </w:t>
      </w:r>
    </w:p>
    <w:p w14:paraId="4C9FD56A" w14:textId="77777777" w:rsidR="00F634ED" w:rsidRDefault="00000000">
      <w:pPr>
        <w:pStyle w:val="Ttulo2"/>
        <w:spacing w:after="245"/>
        <w:ind w:right="174"/>
      </w:pPr>
      <w:r>
        <w:rPr>
          <w:b w:val="0"/>
          <w:sz w:val="13"/>
        </w:rPr>
        <w:t xml:space="preserve"> </w:t>
      </w:r>
      <w:r>
        <w:t xml:space="preserve">E   JUEZ DE </w:t>
      </w:r>
      <w:commentRangeStart w:id="240"/>
      <w:r>
        <w:t>LÍNEA</w:t>
      </w:r>
      <w:commentRangeEnd w:id="240"/>
      <w:r w:rsidR="00B724F4">
        <w:rPr>
          <w:rStyle w:val="Refdecomentario"/>
          <w:b w:val="0"/>
        </w:rPr>
        <w:commentReference w:id="240"/>
      </w:r>
      <w:r>
        <w:rPr>
          <w:b w:val="0"/>
        </w:rPr>
        <w:t xml:space="preserve"> </w:t>
      </w:r>
    </w:p>
    <w:p w14:paraId="2ACB24B1" w14:textId="77777777" w:rsidR="00F634ED" w:rsidRDefault="00000000">
      <w:pPr>
        <w:spacing w:after="219"/>
        <w:ind w:left="0" w:right="107"/>
      </w:pPr>
      <w:r>
        <w:rPr>
          <w:sz w:val="13"/>
        </w:rPr>
        <w:t xml:space="preserve"> </w:t>
      </w:r>
      <w:r>
        <w:t xml:space="preserve">El Juez de Línea deberá: </w:t>
      </w:r>
    </w:p>
    <w:p w14:paraId="4E4B6454" w14:textId="77777777" w:rsidR="00F634ED" w:rsidRDefault="00000000">
      <w:pPr>
        <w:numPr>
          <w:ilvl w:val="0"/>
          <w:numId w:val="12"/>
        </w:numPr>
        <w:ind w:right="107" w:hanging="399"/>
      </w:pPr>
      <w:r>
        <w:t xml:space="preserve">Llevar a cabo sus obligaciones en concordancia con estos procedimientos. </w:t>
      </w:r>
    </w:p>
    <w:p w14:paraId="3D54D60A" w14:textId="77777777" w:rsidR="00F634ED" w:rsidRDefault="00000000">
      <w:pPr>
        <w:spacing w:after="0" w:line="259" w:lineRule="auto"/>
        <w:ind w:left="0" w:firstLine="0"/>
        <w:jc w:val="left"/>
      </w:pPr>
      <w:r>
        <w:rPr>
          <w:sz w:val="26"/>
        </w:rPr>
        <w:t xml:space="preserve"> </w:t>
      </w:r>
    </w:p>
    <w:p w14:paraId="7AA40A35" w14:textId="77777777" w:rsidR="00F634ED" w:rsidRDefault="00000000">
      <w:pPr>
        <w:numPr>
          <w:ilvl w:val="0"/>
          <w:numId w:val="12"/>
        </w:numPr>
        <w:ind w:right="107" w:hanging="399"/>
      </w:pPr>
      <w:r>
        <w:t xml:space="preserve">Vestir uniformemente con el resto de </w:t>
      </w:r>
      <w:proofErr w:type="gramStart"/>
      <w:r>
        <w:t>Jueces</w:t>
      </w:r>
      <w:proofErr w:type="gramEnd"/>
      <w:r>
        <w:t xml:space="preserve"> de Línea tal como sea dispuesto por el Juez Árbitro. Los Jueces de Línea no podrán vestir ropas de color blanco, amarillo ni cualquier otro color claro que pueda interferir la correcta visión de los Jugadores. </w:t>
      </w:r>
    </w:p>
    <w:p w14:paraId="02288586" w14:textId="77777777" w:rsidR="00F634ED" w:rsidRDefault="00000000">
      <w:pPr>
        <w:spacing w:after="0" w:line="259" w:lineRule="auto"/>
        <w:ind w:left="0" w:firstLine="0"/>
        <w:jc w:val="left"/>
      </w:pPr>
      <w:r>
        <w:rPr>
          <w:sz w:val="26"/>
        </w:rPr>
        <w:t xml:space="preserve"> </w:t>
      </w:r>
    </w:p>
    <w:p w14:paraId="6797194E" w14:textId="77777777" w:rsidR="00F634ED" w:rsidRDefault="00000000">
      <w:pPr>
        <w:numPr>
          <w:ilvl w:val="0"/>
          <w:numId w:val="12"/>
        </w:numPr>
        <w:ind w:right="107" w:hanging="399"/>
      </w:pPr>
      <w:r>
        <w:t xml:space="preserve">Llegar a su hora en todos los periodos en los que sea designado. </w:t>
      </w:r>
    </w:p>
    <w:p w14:paraId="2AB2A4F3" w14:textId="77777777" w:rsidR="00F634ED" w:rsidRDefault="00000000">
      <w:pPr>
        <w:spacing w:after="0" w:line="259" w:lineRule="auto"/>
        <w:ind w:left="113" w:firstLine="0"/>
        <w:jc w:val="left"/>
      </w:pPr>
      <w:r>
        <w:rPr>
          <w:b/>
        </w:rPr>
        <w:t xml:space="preserve"> </w:t>
      </w:r>
    </w:p>
    <w:p w14:paraId="226EC011" w14:textId="77777777" w:rsidR="00F634ED" w:rsidRDefault="00000000">
      <w:pPr>
        <w:numPr>
          <w:ilvl w:val="0"/>
          <w:numId w:val="12"/>
        </w:numPr>
        <w:ind w:right="107" w:hanging="399"/>
      </w:pPr>
      <w:r>
        <w:t xml:space="preserve">Tomar la posición que le dé la mejor visión posible de su línea asignada. </w:t>
      </w:r>
    </w:p>
    <w:p w14:paraId="0DCB1216" w14:textId="77777777" w:rsidR="00F634ED" w:rsidRDefault="00000000">
      <w:pPr>
        <w:spacing w:after="0" w:line="259" w:lineRule="auto"/>
        <w:ind w:left="0" w:firstLine="0"/>
        <w:jc w:val="left"/>
      </w:pPr>
      <w:r>
        <w:rPr>
          <w:sz w:val="26"/>
        </w:rPr>
        <w:t xml:space="preserve"> </w:t>
      </w:r>
    </w:p>
    <w:p w14:paraId="42819B87" w14:textId="17DE3A98" w:rsidR="00F634ED" w:rsidRDefault="00000000">
      <w:pPr>
        <w:numPr>
          <w:ilvl w:val="0"/>
          <w:numId w:val="12"/>
        </w:numPr>
        <w:ind w:right="107" w:hanging="399"/>
      </w:pPr>
      <w:r>
        <w:t xml:space="preserve">Cantar solamente las pelotas de su línea asignada y nunca dar opiniones sobre cantos realizados en otras líneas. </w:t>
      </w:r>
      <w:ins w:id="241" w:author="ALVARO SANCHEZ-CID ROMAN" w:date="2024-01-06T18:04:00Z">
        <w:r w:rsidR="00982D14">
          <w:t>Deben seguir la acción en la can</w:t>
        </w:r>
      </w:ins>
      <w:ins w:id="242" w:author="ALVARO SANCHEZ-CID ROMAN" w:date="2024-01-06T18:05:00Z">
        <w:r w:rsidR="00982D14">
          <w:t>cha y dar su opinión cuando el árbitro se la pida.</w:t>
        </w:r>
      </w:ins>
    </w:p>
    <w:p w14:paraId="0138531A" w14:textId="77777777" w:rsidR="00F634ED" w:rsidRDefault="00000000">
      <w:pPr>
        <w:spacing w:after="0" w:line="259" w:lineRule="auto"/>
        <w:ind w:left="0" w:firstLine="0"/>
        <w:jc w:val="left"/>
      </w:pPr>
      <w:r>
        <w:rPr>
          <w:sz w:val="26"/>
        </w:rPr>
        <w:t xml:space="preserve"> </w:t>
      </w:r>
    </w:p>
    <w:p w14:paraId="68D8C3BD" w14:textId="6F5D3426" w:rsidR="00F634ED" w:rsidRDefault="00000000">
      <w:pPr>
        <w:numPr>
          <w:ilvl w:val="0"/>
          <w:numId w:val="12"/>
        </w:numPr>
        <w:ind w:right="107" w:hanging="399"/>
      </w:pPr>
      <w:r>
        <w:t xml:space="preserve">Cantar las Faltas de Pie cuando sea asignado a las líneas de fondo, laterales o </w:t>
      </w:r>
      <w:del w:id="243" w:author="ALVARO SANCHEZ-CID ROMAN" w:date="2024-01-06T18:05:00Z">
        <w:r w:rsidDel="00982D14">
          <w:delText>centrales de servicio</w:delText>
        </w:r>
      </w:del>
      <w:ins w:id="244" w:author="ALVARO SANCHEZ-CID ROMAN" w:date="2024-01-06T18:05:00Z">
        <w:r w:rsidR="00982D14">
          <w:t>de la zona de no-volea</w:t>
        </w:r>
      </w:ins>
      <w:r>
        <w:t xml:space="preserve">. </w:t>
      </w:r>
    </w:p>
    <w:p w14:paraId="5EDA2BCF" w14:textId="77777777" w:rsidR="00F634ED" w:rsidRDefault="00000000">
      <w:pPr>
        <w:spacing w:after="0" w:line="259" w:lineRule="auto"/>
        <w:ind w:left="0" w:firstLine="0"/>
        <w:jc w:val="left"/>
      </w:pPr>
      <w:r>
        <w:rPr>
          <w:sz w:val="26"/>
        </w:rPr>
        <w:t xml:space="preserve"> </w:t>
      </w:r>
    </w:p>
    <w:p w14:paraId="72CF9D0E" w14:textId="77777777" w:rsidR="00F634ED" w:rsidRDefault="00000000">
      <w:pPr>
        <w:numPr>
          <w:ilvl w:val="0"/>
          <w:numId w:val="12"/>
        </w:numPr>
        <w:ind w:right="107" w:hanging="399"/>
      </w:pPr>
      <w:r>
        <w:t xml:space="preserve">Dar una rápida señalización de “obstaculizado” cuando el Jugador durante el juego le haya tapado el bote y no haya podido determinar el canto. </w:t>
      </w:r>
    </w:p>
    <w:p w14:paraId="21C921C4" w14:textId="77777777" w:rsidR="00F634ED" w:rsidRDefault="00000000">
      <w:pPr>
        <w:spacing w:after="0" w:line="259" w:lineRule="auto"/>
        <w:ind w:left="0" w:firstLine="0"/>
        <w:jc w:val="left"/>
      </w:pPr>
      <w:r>
        <w:rPr>
          <w:sz w:val="26"/>
        </w:rPr>
        <w:t xml:space="preserve"> </w:t>
      </w:r>
    </w:p>
    <w:p w14:paraId="3C212376" w14:textId="77777777" w:rsidR="00F634ED" w:rsidRDefault="00000000">
      <w:pPr>
        <w:numPr>
          <w:ilvl w:val="0"/>
          <w:numId w:val="12"/>
        </w:numPr>
        <w:ind w:right="107" w:hanging="399"/>
      </w:pPr>
      <w:r>
        <w:t xml:space="preserve">Autocorregirse inmediatamente cuando efectúe un canto erróneo. </w:t>
      </w:r>
    </w:p>
    <w:p w14:paraId="5E5A35BD" w14:textId="77777777" w:rsidR="00F634ED" w:rsidRDefault="00000000">
      <w:pPr>
        <w:spacing w:after="0" w:line="259" w:lineRule="auto"/>
        <w:ind w:left="0" w:firstLine="0"/>
        <w:jc w:val="left"/>
      </w:pPr>
      <w:r>
        <w:rPr>
          <w:sz w:val="26"/>
        </w:rPr>
        <w:t xml:space="preserve"> </w:t>
      </w:r>
    </w:p>
    <w:p w14:paraId="45CC85A0" w14:textId="48A9844F" w:rsidR="00F634ED" w:rsidRDefault="00000000">
      <w:pPr>
        <w:numPr>
          <w:ilvl w:val="0"/>
          <w:numId w:val="12"/>
        </w:numPr>
        <w:ind w:right="107" w:hanging="399"/>
        <w:rPr>
          <w:ins w:id="245" w:author="ALVARO SANCHEZ-CID ROMAN" w:date="2024-01-06T18:56:00Z"/>
        </w:rPr>
      </w:pPr>
      <w:r>
        <w:t>Nunca cantar “</w:t>
      </w:r>
      <w:proofErr w:type="spellStart"/>
      <w:r>
        <w:t>Out</w:t>
      </w:r>
      <w:proofErr w:type="spellEnd"/>
      <w:r>
        <w:t>/</w:t>
      </w:r>
      <w:ins w:id="246" w:author="ALVARO SANCHEZ-CID ROMAN" w:date="2024-01-06T18:54:00Z">
        <w:r w:rsidR="006648E0">
          <w:t>Fuera</w:t>
        </w:r>
      </w:ins>
      <w:del w:id="247" w:author="ALVARO SANCHEZ-CID ROMAN" w:date="2024-01-06T18:54:00Z">
        <w:r w:rsidDel="006648E0">
          <w:delText>Fault</w:delText>
        </w:r>
      </w:del>
      <w:r>
        <w:t>” hasta que la pelota</w:t>
      </w:r>
      <w:del w:id="248" w:author="ALVARO SANCHEZ-CID ROMAN" w:date="2024-01-06T18:53:00Z">
        <w:r w:rsidDel="006648E0">
          <w:delText xml:space="preserve"> no</w:delText>
        </w:r>
      </w:del>
      <w:r>
        <w:t xml:space="preserve"> bote en el suelo. </w:t>
      </w:r>
    </w:p>
    <w:p w14:paraId="28FEA960" w14:textId="77777777" w:rsidR="006648E0" w:rsidRDefault="006648E0" w:rsidP="00B24667">
      <w:pPr>
        <w:pStyle w:val="Prrafodelista"/>
        <w:rPr>
          <w:ins w:id="249" w:author="ALVARO SANCHEZ-CID ROMAN" w:date="2024-01-06T18:56:00Z"/>
        </w:rPr>
      </w:pPr>
    </w:p>
    <w:p w14:paraId="2492A633" w14:textId="7C1265B1" w:rsidR="006648E0" w:rsidRDefault="006648E0">
      <w:pPr>
        <w:numPr>
          <w:ilvl w:val="0"/>
          <w:numId w:val="12"/>
        </w:numPr>
        <w:ind w:right="107" w:hanging="399"/>
      </w:pPr>
      <w:ins w:id="250" w:author="ALVARO SANCHEZ-CID ROMAN" w:date="2024-01-06T18:56:00Z">
        <w:r>
          <w:t xml:space="preserve"> Hacer los cantos inmediatos, con confianza y en voz alta, acompañados por la señal manual.</w:t>
        </w:r>
      </w:ins>
    </w:p>
    <w:p w14:paraId="522F2F87" w14:textId="77777777" w:rsidR="00F634ED" w:rsidRDefault="00000000">
      <w:pPr>
        <w:spacing w:after="0" w:line="259" w:lineRule="auto"/>
        <w:ind w:left="0" w:firstLine="0"/>
        <w:jc w:val="left"/>
      </w:pPr>
      <w:r>
        <w:rPr>
          <w:sz w:val="26"/>
        </w:rPr>
        <w:t xml:space="preserve"> </w:t>
      </w:r>
    </w:p>
    <w:p w14:paraId="773F372A" w14:textId="55F37779" w:rsidR="00F634ED" w:rsidDel="006648E0" w:rsidRDefault="002F4843">
      <w:pPr>
        <w:numPr>
          <w:ilvl w:val="0"/>
          <w:numId w:val="12"/>
        </w:numPr>
        <w:ind w:right="107" w:hanging="399"/>
        <w:rPr>
          <w:del w:id="251" w:author="ALVARO SANCHEZ-CID ROMAN" w:date="2024-01-06T18:51:00Z"/>
        </w:rPr>
      </w:pPr>
      <w:proofErr w:type="gramStart"/>
      <w:ins w:id="252" w:author="ALVARO SANCHEZ-CID ROMAN" w:date="2024-01-07T20:42:00Z">
        <w:r>
          <w:t xml:space="preserve">11  </w:t>
        </w:r>
      </w:ins>
      <w:r>
        <w:t>Permanecer</w:t>
      </w:r>
      <w:proofErr w:type="gramEnd"/>
      <w:r>
        <w:t xml:space="preserve"> en silencio si el Juez de </w:t>
      </w:r>
      <w:ins w:id="253" w:author="ALVARO SANCHEZ-CID ROMAN" w:date="2024-01-10T12:44:00Z">
        <w:r w:rsidR="009A7D74">
          <w:t>Pista</w:t>
        </w:r>
      </w:ins>
      <w:del w:id="254" w:author="ALVARO SANCHEZ-CID ROMAN" w:date="2024-01-10T12:44:00Z">
        <w:r w:rsidDel="009A7D74">
          <w:delText>Silla</w:delText>
        </w:r>
      </w:del>
      <w:r>
        <w:t xml:space="preserve"> le corrige un canto</w:t>
      </w:r>
      <w:ins w:id="255" w:author="ALVARO SANCHEZ-CID ROMAN" w:date="2024-01-06T18:50:00Z">
        <w:r w:rsidR="006648E0">
          <w:t xml:space="preserve"> apelado por los </w:t>
        </w:r>
      </w:ins>
      <w:ins w:id="256" w:author="ALVARO SANCHEZ-CID ROMAN" w:date="2024-01-06T18:51:00Z">
        <w:r w:rsidR="006648E0">
          <w:t>jugadores</w:t>
        </w:r>
      </w:ins>
      <w:r>
        <w:t xml:space="preserve">. </w:t>
      </w:r>
      <w:del w:id="257" w:author="ALVARO SANCHEZ-CID ROMAN" w:date="2024-01-06T18:51:00Z">
        <w:r w:rsidDel="006648E0">
          <w:delText xml:space="preserve">En ese caso, dirigir todas las consultas del Jugador al Juez de Silla. </w:delText>
        </w:r>
      </w:del>
    </w:p>
    <w:p w14:paraId="4F344064" w14:textId="3AD07621" w:rsidR="00F634ED" w:rsidRDefault="00000000" w:rsidP="002F4843">
      <w:pPr>
        <w:ind w:left="526" w:right="107" w:firstLine="0"/>
      </w:pPr>
      <w:del w:id="258" w:author="ALVARO SANCHEZ-CID ROMAN" w:date="2024-01-06T18:51:00Z">
        <w:r w:rsidDel="006648E0">
          <w:rPr>
            <w:sz w:val="26"/>
          </w:rPr>
          <w:delText xml:space="preserve"> </w:delText>
        </w:r>
      </w:del>
    </w:p>
    <w:p w14:paraId="2297192B" w14:textId="36C1968F" w:rsidR="00F634ED" w:rsidRDefault="00000000">
      <w:pPr>
        <w:numPr>
          <w:ilvl w:val="0"/>
          <w:numId w:val="12"/>
        </w:numPr>
        <w:ind w:right="107" w:hanging="399"/>
      </w:pPr>
      <w:r>
        <w:t xml:space="preserve">Informar al Juez de </w:t>
      </w:r>
      <w:ins w:id="259" w:author="ALVARO SANCHEZ-CID ROMAN" w:date="2024-01-10T12:45:00Z">
        <w:r w:rsidR="009A7D74">
          <w:t>Pista</w:t>
        </w:r>
      </w:ins>
      <w:del w:id="260" w:author="ALVARO SANCHEZ-CID ROMAN" w:date="2024-01-10T12:45:00Z">
        <w:r w:rsidDel="009A7D74">
          <w:delText>Silla</w:delText>
        </w:r>
      </w:del>
      <w:r>
        <w:t xml:space="preserve"> inmediatamente si es testigo de cualquier infracción al Código de Conducta no observada por él. </w:t>
      </w:r>
    </w:p>
    <w:p w14:paraId="19AD3C1F" w14:textId="77777777" w:rsidR="00F634ED" w:rsidRDefault="00000000">
      <w:pPr>
        <w:spacing w:after="0" w:line="259" w:lineRule="auto"/>
        <w:ind w:left="0" w:firstLine="0"/>
        <w:jc w:val="left"/>
      </w:pPr>
      <w:r>
        <w:rPr>
          <w:sz w:val="26"/>
        </w:rPr>
        <w:t xml:space="preserve"> </w:t>
      </w:r>
    </w:p>
    <w:p w14:paraId="25E83F44" w14:textId="6125DA09" w:rsidR="00F634ED" w:rsidDel="006648E0" w:rsidRDefault="00000000">
      <w:pPr>
        <w:numPr>
          <w:ilvl w:val="0"/>
          <w:numId w:val="12"/>
        </w:numPr>
        <w:ind w:right="107" w:hanging="399"/>
        <w:rPr>
          <w:del w:id="261" w:author="ALVARO SANCHEZ-CID ROMAN" w:date="2024-01-06T18:51:00Z"/>
        </w:rPr>
      </w:pPr>
      <w:del w:id="262" w:author="ALVARO SANCHEZ-CID ROMAN" w:date="2024-01-06T18:51:00Z">
        <w:r w:rsidDel="006648E0">
          <w:delText xml:space="preserve">Acompañar al Jugador que haga uso de las interrupciones que éste posee para ir al baño o cambiar su indumentaria, asegurándose que no utiliza dichas interrupciones con otros fines. Si ocurre una infracción al procedimiento, el Juez de Línea deberá decirle al Jugador que está infringiendo las normas e informará de ello al Juez de Silla. </w:delText>
        </w:r>
      </w:del>
    </w:p>
    <w:p w14:paraId="314E2262" w14:textId="77777777" w:rsidR="006648E0" w:rsidRDefault="006648E0" w:rsidP="00B24667">
      <w:pPr>
        <w:pStyle w:val="Prrafodelista"/>
        <w:rPr>
          <w:ins w:id="263" w:author="ALVARO SANCHEZ-CID ROMAN" w:date="2024-01-06T18:55:00Z"/>
        </w:rPr>
      </w:pPr>
    </w:p>
    <w:p w14:paraId="26D76BC5" w14:textId="4EA08196" w:rsidR="006648E0" w:rsidRDefault="006648E0">
      <w:pPr>
        <w:numPr>
          <w:ilvl w:val="0"/>
          <w:numId w:val="12"/>
        </w:numPr>
        <w:ind w:right="107" w:hanging="399"/>
        <w:rPr>
          <w:ins w:id="264" w:author="ALVARO SANCHEZ-CID ROMAN" w:date="2024-01-06T18:55:00Z"/>
        </w:rPr>
      </w:pPr>
      <w:ins w:id="265" w:author="ALVARO SANCHEZ-CID ROMAN" w:date="2024-01-06T18:56:00Z">
        <w:r>
          <w:t>OPCI</w:t>
        </w:r>
      </w:ins>
      <w:ins w:id="266" w:author="ALVARO SANCHEZ-CID ROMAN" w:date="2024-01-06T18:57:00Z">
        <w:r>
          <w:t>Ó</w:t>
        </w:r>
      </w:ins>
      <w:ins w:id="267" w:author="ALVARO SANCHEZ-CID ROMAN" w:date="2024-01-06T18:56:00Z">
        <w:r>
          <w:t xml:space="preserve">N </w:t>
        </w:r>
        <w:proofErr w:type="gramStart"/>
        <w:r>
          <w:t>PAS</w:t>
        </w:r>
      </w:ins>
      <w:ins w:id="268" w:author="ALVARO SANCHEZ-CID ROMAN" w:date="2024-01-06T18:57:00Z">
        <w:r>
          <w:t>IVA.-</w:t>
        </w:r>
        <w:proofErr w:type="gramEnd"/>
        <w:r>
          <w:t xml:space="preserve"> Los jugadores cantan sus líneas, el Juez de Línea solo se pronuncia cuando el árbitro le consulte despu</w:t>
        </w:r>
      </w:ins>
      <w:ins w:id="269" w:author="ALVARO SANCHEZ-CID ROMAN" w:date="2024-01-06T18:58:00Z">
        <w:r>
          <w:t>és de una apelación.</w:t>
        </w:r>
      </w:ins>
    </w:p>
    <w:p w14:paraId="59CFCA8D" w14:textId="042A828F" w:rsidR="00F634ED" w:rsidRDefault="00000000">
      <w:pPr>
        <w:spacing w:after="0" w:line="259" w:lineRule="auto"/>
        <w:ind w:left="0" w:firstLine="0"/>
        <w:jc w:val="left"/>
      </w:pPr>
      <w:del w:id="270" w:author="ALVARO SANCHEZ-CID ROMAN" w:date="2024-01-06T18:51:00Z">
        <w:r w:rsidDel="006648E0">
          <w:rPr>
            <w:sz w:val="26"/>
          </w:rPr>
          <w:delText xml:space="preserve"> </w:delText>
        </w:r>
      </w:del>
    </w:p>
    <w:p w14:paraId="139A5B91" w14:textId="77777777" w:rsidR="00F634ED" w:rsidRDefault="00000000">
      <w:pPr>
        <w:numPr>
          <w:ilvl w:val="0"/>
          <w:numId w:val="12"/>
        </w:numPr>
        <w:ind w:right="107" w:hanging="399"/>
      </w:pPr>
      <w:r>
        <w:t xml:space="preserve">No coger las pelotas ni sostener las toallas para los Jugadores. </w:t>
      </w:r>
    </w:p>
    <w:p w14:paraId="23B78313" w14:textId="77777777" w:rsidR="00F634ED" w:rsidRDefault="00000000">
      <w:pPr>
        <w:spacing w:after="0" w:line="259" w:lineRule="auto"/>
        <w:ind w:left="0" w:firstLine="0"/>
        <w:jc w:val="left"/>
      </w:pPr>
      <w:r>
        <w:rPr>
          <w:sz w:val="26"/>
        </w:rPr>
        <w:t xml:space="preserve"> </w:t>
      </w:r>
    </w:p>
    <w:p w14:paraId="522C289F" w14:textId="24E32D80" w:rsidR="00F634ED" w:rsidRDefault="00000000">
      <w:pPr>
        <w:numPr>
          <w:ilvl w:val="0"/>
          <w:numId w:val="12"/>
        </w:numPr>
        <w:ind w:right="107" w:hanging="399"/>
      </w:pPr>
      <w:r>
        <w:t>No conversar con el público</w:t>
      </w:r>
      <w:ins w:id="271" w:author="ALVARO SANCHEZ-CID ROMAN" w:date="2024-01-06T18:53:00Z">
        <w:r w:rsidR="006648E0">
          <w:t xml:space="preserve"> ni dejarse influenciar por sus opiniones</w:t>
        </w:r>
      </w:ins>
      <w:r>
        <w:t xml:space="preserve">. </w:t>
      </w:r>
    </w:p>
    <w:p w14:paraId="031F48DD" w14:textId="77777777" w:rsidR="00F634ED" w:rsidRDefault="00000000">
      <w:pPr>
        <w:spacing w:after="0" w:line="259" w:lineRule="auto"/>
        <w:ind w:left="0" w:firstLine="0"/>
        <w:jc w:val="left"/>
      </w:pPr>
      <w:r>
        <w:rPr>
          <w:sz w:val="26"/>
        </w:rPr>
        <w:lastRenderedPageBreak/>
        <w:t xml:space="preserve"> </w:t>
      </w:r>
    </w:p>
    <w:p w14:paraId="623AE561" w14:textId="77777777" w:rsidR="00F634ED" w:rsidRDefault="00000000">
      <w:pPr>
        <w:numPr>
          <w:ilvl w:val="0"/>
          <w:numId w:val="12"/>
        </w:numPr>
        <w:ind w:right="107" w:hanging="399"/>
      </w:pPr>
      <w:r>
        <w:t xml:space="preserve">Nunca aplaudir. </w:t>
      </w:r>
    </w:p>
    <w:p w14:paraId="087EA2B2" w14:textId="77777777" w:rsidR="00F634ED" w:rsidRDefault="00000000">
      <w:pPr>
        <w:spacing w:after="0" w:line="259" w:lineRule="auto"/>
        <w:ind w:left="0" w:firstLine="0"/>
        <w:jc w:val="left"/>
      </w:pPr>
      <w:r>
        <w:rPr>
          <w:sz w:val="26"/>
        </w:rPr>
        <w:t xml:space="preserve"> </w:t>
      </w:r>
    </w:p>
    <w:p w14:paraId="7D3432B8" w14:textId="2DF8FC84" w:rsidR="00F634ED" w:rsidRDefault="00000000">
      <w:pPr>
        <w:numPr>
          <w:ilvl w:val="0"/>
          <w:numId w:val="12"/>
        </w:numPr>
        <w:spacing w:after="26"/>
        <w:ind w:right="107" w:hanging="399"/>
        <w:rPr>
          <w:ins w:id="272" w:author="ALVARO SANCHEZ-CID ROMAN" w:date="2024-01-06T19:06:00Z"/>
        </w:rPr>
      </w:pPr>
      <w:r>
        <w:t xml:space="preserve">No abandonar la pista sin el permiso del Juez de </w:t>
      </w:r>
      <w:ins w:id="273" w:author="ALVARO SANCHEZ-CID ROMAN" w:date="2024-01-10T12:45:00Z">
        <w:r w:rsidR="009A7D74">
          <w:t>Pista</w:t>
        </w:r>
      </w:ins>
      <w:del w:id="274" w:author="ALVARO SANCHEZ-CID ROMAN" w:date="2024-01-10T12:45:00Z">
        <w:r w:rsidDel="009A7D74">
          <w:delText>Silla</w:delText>
        </w:r>
      </w:del>
      <w:r>
        <w:t xml:space="preserve">. </w:t>
      </w:r>
    </w:p>
    <w:p w14:paraId="591B7870" w14:textId="77777777" w:rsidR="00173EDD" w:rsidRDefault="00173EDD" w:rsidP="00173EDD">
      <w:pPr>
        <w:pStyle w:val="Prrafodelista"/>
        <w:rPr>
          <w:ins w:id="275" w:author="ALVARO SANCHEZ-CID ROMAN" w:date="2024-01-06T19:06:00Z"/>
        </w:rPr>
      </w:pPr>
    </w:p>
    <w:p w14:paraId="0F9A888F" w14:textId="77777777" w:rsidR="00173EDD" w:rsidRDefault="00173EDD" w:rsidP="00173EDD">
      <w:pPr>
        <w:spacing w:after="26"/>
        <w:ind w:left="0" w:right="107" w:firstLine="0"/>
        <w:rPr>
          <w:ins w:id="276" w:author="ALVARO SANCHEZ-CID ROMAN" w:date="2024-01-06T19:07:00Z"/>
        </w:rPr>
      </w:pPr>
    </w:p>
    <w:p w14:paraId="3EF8CDA3" w14:textId="691CC410" w:rsidR="00173EDD" w:rsidRPr="002F4843" w:rsidRDefault="00173EDD" w:rsidP="00173EDD">
      <w:pPr>
        <w:spacing w:after="26"/>
        <w:ind w:left="0" w:right="107" w:firstLine="0"/>
        <w:rPr>
          <w:ins w:id="277" w:author="ALVARO SANCHEZ-CID ROMAN" w:date="2024-01-06T19:08:00Z"/>
          <w:b/>
          <w:bCs/>
        </w:rPr>
      </w:pPr>
      <w:ins w:id="278" w:author="ALVARO SANCHEZ-CID ROMAN" w:date="2024-01-06T19:06:00Z">
        <w:r w:rsidRPr="002F4843">
          <w:rPr>
            <w:b/>
            <w:bCs/>
          </w:rPr>
          <w:t xml:space="preserve">F. </w:t>
        </w:r>
      </w:ins>
      <w:ins w:id="279" w:author="ALVARO SANCHEZ-CID ROMAN" w:date="2024-01-06T19:07:00Z">
        <w:r w:rsidRPr="002F4843">
          <w:rPr>
            <w:b/>
            <w:bCs/>
          </w:rPr>
          <w:t>SEGUNDO JUEZ DE PISTA (DUAL REFEREE)</w:t>
        </w:r>
      </w:ins>
    </w:p>
    <w:p w14:paraId="50D6C77E" w14:textId="77777777" w:rsidR="00173EDD" w:rsidRDefault="00173EDD" w:rsidP="00173EDD">
      <w:pPr>
        <w:spacing w:after="26"/>
        <w:ind w:left="0" w:right="107" w:firstLine="0"/>
        <w:rPr>
          <w:ins w:id="280" w:author="ALVARO SANCHEZ-CID ROMAN" w:date="2024-01-06T19:08:00Z"/>
        </w:rPr>
      </w:pPr>
    </w:p>
    <w:p w14:paraId="6BDBA3FD" w14:textId="588F1A65" w:rsidR="00173EDD" w:rsidRDefault="00173EDD" w:rsidP="00173EDD">
      <w:pPr>
        <w:spacing w:after="26"/>
        <w:ind w:left="0" w:right="107" w:firstLine="0"/>
        <w:rPr>
          <w:ins w:id="281" w:author="ALVARO SANCHEZ-CID ROMAN" w:date="2024-01-06T19:08:00Z"/>
        </w:rPr>
      </w:pPr>
      <w:ins w:id="282" w:author="ALVARO SANCHEZ-CID ROMAN" w:date="2024-01-06T19:08:00Z">
        <w:r>
          <w:t>El segundo Juez de Pista deberá:</w:t>
        </w:r>
      </w:ins>
    </w:p>
    <w:p w14:paraId="6D398297" w14:textId="5239DC12" w:rsidR="00173EDD" w:rsidRDefault="00B556BB" w:rsidP="00B556BB">
      <w:pPr>
        <w:pStyle w:val="Prrafodelista"/>
        <w:numPr>
          <w:ilvl w:val="3"/>
          <w:numId w:val="3"/>
        </w:numPr>
        <w:spacing w:after="26"/>
        <w:ind w:left="426" w:right="107" w:hanging="284"/>
        <w:rPr>
          <w:ins w:id="283" w:author="ALVARO SANCHEZ-CID ROMAN" w:date="2024-01-06T19:13:00Z"/>
        </w:rPr>
      </w:pPr>
      <w:ins w:id="284" w:author="ALVARO SANCHEZ-CID ROMAN" w:date="2024-01-06T19:11:00Z">
        <w:r>
          <w:t>Se situará en el extremo opuesto de la red del Juez principal</w:t>
        </w:r>
      </w:ins>
      <w:ins w:id="285" w:author="ALVARO SANCHEZ-CID ROMAN" w:date="2024-01-06T19:18:00Z">
        <w:r>
          <w:t>.</w:t>
        </w:r>
      </w:ins>
    </w:p>
    <w:p w14:paraId="435180AE" w14:textId="77777777" w:rsidR="00B556BB" w:rsidRDefault="00B556BB" w:rsidP="00B24667">
      <w:pPr>
        <w:pStyle w:val="Prrafodelista"/>
        <w:spacing w:after="26"/>
        <w:ind w:left="426" w:right="107" w:firstLine="0"/>
        <w:rPr>
          <w:ins w:id="286" w:author="ALVARO SANCHEZ-CID ROMAN" w:date="2024-01-06T19:11:00Z"/>
        </w:rPr>
      </w:pPr>
    </w:p>
    <w:p w14:paraId="4D6360D0" w14:textId="4400505E" w:rsidR="00B556BB" w:rsidRDefault="00B556BB" w:rsidP="00B556BB">
      <w:pPr>
        <w:pStyle w:val="Prrafodelista"/>
        <w:numPr>
          <w:ilvl w:val="3"/>
          <w:numId w:val="3"/>
        </w:numPr>
        <w:spacing w:after="26"/>
        <w:ind w:left="426" w:right="107" w:hanging="284"/>
        <w:rPr>
          <w:ins w:id="287" w:author="ALVARO SANCHEZ-CID ROMAN" w:date="2024-01-06T19:14:00Z"/>
        </w:rPr>
      </w:pPr>
      <w:ins w:id="288" w:author="ALVARO SANCHEZ-CID ROMAN" w:date="2024-01-06T19:14:00Z">
        <w:r>
          <w:t>La responsabilidad del Juez principal se mantiene</w:t>
        </w:r>
      </w:ins>
      <w:ins w:id="289" w:author="ALVARO SANCHEZ-CID ROMAN" w:date="2024-01-06T19:18:00Z">
        <w:r>
          <w:t>.</w:t>
        </w:r>
      </w:ins>
    </w:p>
    <w:p w14:paraId="5F069EBC" w14:textId="77777777" w:rsidR="00B556BB" w:rsidRDefault="00B556BB" w:rsidP="00B24667">
      <w:pPr>
        <w:pStyle w:val="Prrafodelista"/>
        <w:rPr>
          <w:ins w:id="290" w:author="ALVARO SANCHEZ-CID ROMAN" w:date="2024-01-06T19:14:00Z"/>
        </w:rPr>
      </w:pPr>
    </w:p>
    <w:p w14:paraId="6DE400FB" w14:textId="72B8E29E" w:rsidR="00B556BB" w:rsidRDefault="00B556BB" w:rsidP="00B556BB">
      <w:pPr>
        <w:pStyle w:val="Prrafodelista"/>
        <w:numPr>
          <w:ilvl w:val="3"/>
          <w:numId w:val="3"/>
        </w:numPr>
        <w:spacing w:after="26"/>
        <w:ind w:left="426" w:right="107" w:hanging="284"/>
        <w:rPr>
          <w:ins w:id="291" w:author="ALVARO SANCHEZ-CID ROMAN" w:date="2024-01-06T19:16:00Z"/>
        </w:rPr>
      </w:pPr>
      <w:ins w:id="292" w:author="ALVARO SANCHEZ-CID ROMAN" w:date="2024-01-06T19:14:00Z">
        <w:r>
          <w:t>Cantará cuando lo vea: Faltas de la zona de no-volea</w:t>
        </w:r>
      </w:ins>
      <w:ins w:id="293" w:author="ALVARO SANCHEZ-CID ROMAN" w:date="2024-01-06T19:15:00Z">
        <w:r>
          <w:t>; faltas de plano de la red; faltas de pie en el servicio; servicios cortos y problemas de seguridad de los jugadores.</w:t>
        </w:r>
      </w:ins>
    </w:p>
    <w:p w14:paraId="2D66087D" w14:textId="77777777" w:rsidR="00B556BB" w:rsidRDefault="00B556BB" w:rsidP="00B24667">
      <w:pPr>
        <w:pStyle w:val="Prrafodelista"/>
        <w:rPr>
          <w:ins w:id="294" w:author="ALVARO SANCHEZ-CID ROMAN" w:date="2024-01-06T19:16:00Z"/>
        </w:rPr>
      </w:pPr>
    </w:p>
    <w:p w14:paraId="6DFA10DE" w14:textId="00E94ABB" w:rsidR="00B556BB" w:rsidRDefault="00B556BB" w:rsidP="00B24667">
      <w:pPr>
        <w:pStyle w:val="Prrafodelista"/>
        <w:numPr>
          <w:ilvl w:val="3"/>
          <w:numId w:val="3"/>
        </w:numPr>
        <w:spacing w:after="26"/>
        <w:ind w:left="426" w:right="107" w:hanging="284"/>
      </w:pPr>
      <w:ins w:id="295" w:author="ALVARO SANCHEZ-CID ROMAN" w:date="2024-01-06T19:16:00Z">
        <w:r>
          <w:t>Señalará después el rally: Jugadores fuera de posición; servidor o receptor incorrecto;</w:t>
        </w:r>
      </w:ins>
      <w:ins w:id="296" w:author="ALVARO SANCHEZ-CID ROMAN" w:date="2024-01-06T19:17:00Z">
        <w:r>
          <w:t xml:space="preserve"> pala lanzada por un jugador; pelota dañada deliberadamente por un jugador.</w:t>
        </w:r>
      </w:ins>
    </w:p>
    <w:p w14:paraId="568AB58D" w14:textId="77777777" w:rsidR="00F634ED" w:rsidRDefault="00000000">
      <w:pPr>
        <w:spacing w:after="0" w:line="239" w:lineRule="auto"/>
        <w:ind w:left="0" w:right="6975" w:firstLine="0"/>
        <w:jc w:val="left"/>
      </w:pPr>
      <w:r>
        <w:rPr>
          <w:b/>
          <w:sz w:val="28"/>
        </w:rPr>
        <w:t xml:space="preserve">  </w:t>
      </w:r>
      <w:r>
        <w:rPr>
          <w:b/>
          <w:sz w:val="28"/>
        </w:rPr>
        <w:tab/>
        <w:t xml:space="preserve"> </w:t>
      </w:r>
    </w:p>
    <w:p w14:paraId="2263D40A" w14:textId="77777777" w:rsidR="00F634ED" w:rsidRDefault="00000000">
      <w:pPr>
        <w:pStyle w:val="Ttulo1"/>
        <w:ind w:left="152" w:right="75"/>
      </w:pPr>
      <w:proofErr w:type="gramStart"/>
      <w:r>
        <w:t>II  PROCEDIMIENTOS</w:t>
      </w:r>
      <w:proofErr w:type="gramEnd"/>
      <w:r>
        <w:t xml:space="preserve"> PARA JUECES</w:t>
      </w:r>
      <w:r>
        <w:rPr>
          <w:b w:val="0"/>
        </w:rPr>
        <w:t xml:space="preserve"> </w:t>
      </w:r>
    </w:p>
    <w:p w14:paraId="6ACA5A19" w14:textId="77777777" w:rsidR="00F634ED" w:rsidRDefault="00000000">
      <w:pPr>
        <w:spacing w:after="88" w:line="259" w:lineRule="auto"/>
        <w:ind w:left="0" w:firstLine="0"/>
        <w:jc w:val="left"/>
      </w:pPr>
      <w:r>
        <w:rPr>
          <w:sz w:val="15"/>
        </w:rPr>
        <w:t xml:space="preserve"> </w:t>
      </w:r>
    </w:p>
    <w:p w14:paraId="6FEF6272" w14:textId="77777777" w:rsidR="00F634ED" w:rsidRDefault="00000000">
      <w:pPr>
        <w:pStyle w:val="Ttulo2"/>
        <w:spacing w:after="207"/>
        <w:ind w:right="174"/>
      </w:pPr>
      <w:r>
        <w:rPr>
          <w:b w:val="0"/>
          <w:sz w:val="13"/>
        </w:rPr>
        <w:t xml:space="preserve"> </w:t>
      </w:r>
      <w:r>
        <w:t>A   ÁMBITO DE APLICACIÓN</w:t>
      </w:r>
      <w:r>
        <w:rPr>
          <w:b w:val="0"/>
        </w:rPr>
        <w:t xml:space="preserve"> </w:t>
      </w:r>
    </w:p>
    <w:p w14:paraId="4DA0A8DF" w14:textId="02A2C83D" w:rsidR="00F634ED" w:rsidRDefault="00000000">
      <w:pPr>
        <w:ind w:left="127" w:right="107"/>
      </w:pPr>
      <w:r>
        <w:t xml:space="preserve">Este Artículo es aplicable a todos los eventos sancionados o reconocidos por la RFET, el cual no impide que dichos eventos promulguen e impongan sus propias reglamentaciones siempre que éstas </w:t>
      </w:r>
      <w:r w:rsidR="003D4D89">
        <w:t>sean consistentes</w:t>
      </w:r>
      <w:r>
        <w:t xml:space="preserve"> con los principios y cláusulas de este Artículo II.  Con respecto a las competiciones por equipos, el nombre del Club debería ser utilizado al implementar dichos procedimientos. </w:t>
      </w:r>
    </w:p>
    <w:p w14:paraId="277B5DC9" w14:textId="77777777" w:rsidR="00F634ED" w:rsidRDefault="00000000">
      <w:pPr>
        <w:spacing w:after="0" w:line="259" w:lineRule="auto"/>
        <w:ind w:left="0" w:firstLine="0"/>
        <w:jc w:val="left"/>
      </w:pPr>
      <w:r>
        <w:rPr>
          <w:sz w:val="26"/>
        </w:rPr>
        <w:t xml:space="preserve"> </w:t>
      </w:r>
    </w:p>
    <w:p w14:paraId="42C9BBA4" w14:textId="77777777" w:rsidR="00F634ED" w:rsidRDefault="00000000">
      <w:pPr>
        <w:pStyle w:val="Ttulo2"/>
        <w:spacing w:after="216"/>
        <w:ind w:right="174"/>
      </w:pPr>
      <w:r>
        <w:rPr>
          <w:b w:val="0"/>
          <w:sz w:val="13"/>
        </w:rPr>
        <w:t xml:space="preserve"> </w:t>
      </w:r>
      <w:r>
        <w:t>B   CUESTIONES DE LEY</w:t>
      </w:r>
      <w:r>
        <w:rPr>
          <w:b w:val="0"/>
        </w:rPr>
        <w:t xml:space="preserve"> </w:t>
      </w:r>
    </w:p>
    <w:p w14:paraId="50305154" w14:textId="5BB1DF2E" w:rsidR="00F634ED" w:rsidRDefault="00000000">
      <w:pPr>
        <w:ind w:left="127" w:right="107"/>
      </w:pPr>
      <w:r>
        <w:t xml:space="preserve">Una Cuestión de Ley es el resultado de la construcción y aplicación de hechos específicos sobre las Reglas de </w:t>
      </w:r>
      <w:proofErr w:type="spellStart"/>
      <w:ins w:id="297" w:author="ALVARO SANCHEZ-CID ROMAN" w:date="2024-01-06T19:23:00Z">
        <w:r w:rsidR="00B24667">
          <w:t>Pickleball</w:t>
        </w:r>
      </w:ins>
      <w:proofErr w:type="spellEnd"/>
      <w:del w:id="298" w:author="ALVARO SANCHEZ-CID ROMAN" w:date="2024-01-06T19:23:00Z">
        <w:r w:rsidDel="00B24667">
          <w:delText>Tenis</w:delText>
        </w:r>
      </w:del>
      <w:r>
        <w:t xml:space="preserve">, Código de Conducta y Reglamentaciones de Torneos. Durante un partido, las Cuestiones de Ley deben ser determinadas en primera instancia por el Juez de </w:t>
      </w:r>
      <w:ins w:id="299" w:author="ALVARO SANCHEZ-CID ROMAN" w:date="2024-01-06T19:23:00Z">
        <w:r w:rsidR="00B24667">
          <w:t>Pista</w:t>
        </w:r>
      </w:ins>
      <w:del w:id="300" w:author="ALVARO SANCHEZ-CID ROMAN" w:date="2024-01-06T19:23:00Z">
        <w:r w:rsidDel="00B24667">
          <w:delText>Silla</w:delText>
        </w:r>
      </w:del>
      <w:r>
        <w:t xml:space="preserve">. Si </w:t>
      </w:r>
      <w:del w:id="301" w:author="ALVARO SANCHEZ-CID ROMAN" w:date="2024-01-06T19:24:00Z">
        <w:r w:rsidDel="00B24667">
          <w:delText xml:space="preserve">el Juez de Silla está indeciso o si </w:delText>
        </w:r>
      </w:del>
      <w:r>
        <w:t xml:space="preserve">el Jugador apela su decisión, entonces será el Juez Árbitro quien determine. Dicha decisión será definitiva e inapelable. </w:t>
      </w:r>
    </w:p>
    <w:p w14:paraId="68ACD9AE" w14:textId="77777777" w:rsidR="00F634ED" w:rsidRDefault="00000000">
      <w:pPr>
        <w:spacing w:after="0" w:line="259" w:lineRule="auto"/>
        <w:ind w:left="0" w:firstLine="0"/>
        <w:jc w:val="left"/>
      </w:pPr>
      <w:r>
        <w:rPr>
          <w:sz w:val="26"/>
        </w:rPr>
        <w:t xml:space="preserve"> </w:t>
      </w:r>
    </w:p>
    <w:p w14:paraId="4A27E411" w14:textId="77777777" w:rsidR="00F634ED" w:rsidRDefault="00000000">
      <w:pPr>
        <w:pStyle w:val="Ttulo2"/>
        <w:ind w:left="137" w:right="174"/>
      </w:pPr>
      <w:r>
        <w:t xml:space="preserve">1    </w:t>
      </w:r>
      <w:proofErr w:type="gramStart"/>
      <w:r>
        <w:t>Apelación</w:t>
      </w:r>
      <w:proofErr w:type="gramEnd"/>
      <w:r>
        <w:t xml:space="preserve"> del Jugador</w:t>
      </w:r>
      <w:r>
        <w:rPr>
          <w:b w:val="0"/>
        </w:rPr>
        <w:t xml:space="preserve"> </w:t>
      </w:r>
    </w:p>
    <w:p w14:paraId="776543AD" w14:textId="77777777" w:rsidR="00F634ED" w:rsidRDefault="00000000">
      <w:pPr>
        <w:ind w:left="473" w:right="107"/>
      </w:pPr>
      <w:r>
        <w:t xml:space="preserve">Los Jugadores tendrán el derecho de apelar cualquier determinación sobre Cuestiones de Ley en concordancia con los procedimientos expuestos a continuación. </w:t>
      </w:r>
    </w:p>
    <w:p w14:paraId="02E24C72" w14:textId="762CC859" w:rsidR="00F634ED" w:rsidRDefault="00000000">
      <w:pPr>
        <w:ind w:left="473" w:right="107"/>
        <w:rPr>
          <w:ins w:id="302" w:author="ALVARO SANCHEZ-CID ROMAN" w:date="2024-01-06T19:28:00Z"/>
        </w:rPr>
      </w:pPr>
      <w:r>
        <w:t xml:space="preserve">Cuando en la opinión del Jugador, una decisión del Juez de </w:t>
      </w:r>
      <w:ins w:id="303" w:author="ALVARO SANCHEZ-CID ROMAN" w:date="2024-01-06T19:25:00Z">
        <w:r w:rsidR="00B24667">
          <w:t>Pista</w:t>
        </w:r>
      </w:ins>
      <w:del w:id="304" w:author="ALVARO SANCHEZ-CID ROMAN" w:date="2024-01-06T19:25:00Z">
        <w:r w:rsidDel="00B24667">
          <w:delText>Silla</w:delText>
        </w:r>
      </w:del>
      <w:r>
        <w:t xml:space="preserve"> sobre una Cuestión de Ley sea incorrecta, podrá apelar dicha decisión notificándoselo al Juez de </w:t>
      </w:r>
      <w:ins w:id="305" w:author="ALVARO SANCHEZ-CID ROMAN" w:date="2024-01-06T19:25:00Z">
        <w:r w:rsidR="00B24667">
          <w:t>Pista</w:t>
        </w:r>
      </w:ins>
      <w:del w:id="306" w:author="ALVARO SANCHEZ-CID ROMAN" w:date="2024-01-06T19:25:00Z">
        <w:r w:rsidDel="00B24667">
          <w:delText>Silla</w:delText>
        </w:r>
      </w:del>
      <w:r>
        <w:t xml:space="preserve"> de manera profesional y no ofensiva. El Juez de </w:t>
      </w:r>
      <w:ins w:id="307" w:author="ALVARO SANCHEZ-CID ROMAN" w:date="2024-01-06T19:26:00Z">
        <w:r w:rsidR="00B24667">
          <w:t>Pista</w:t>
        </w:r>
      </w:ins>
      <w:del w:id="308" w:author="ALVARO SANCHEZ-CID ROMAN" w:date="2024-01-06T19:26:00Z">
        <w:r w:rsidDel="00B24667">
          <w:delText>Silla</w:delText>
        </w:r>
      </w:del>
      <w:r>
        <w:t xml:space="preserve"> deberá interrumpir el juego, </w:t>
      </w:r>
      <w:del w:id="309" w:author="ALVARO SANCHEZ-CID ROMAN" w:date="2024-01-06T19:26:00Z">
        <w:r w:rsidDel="00B24667">
          <w:delText xml:space="preserve">apagar el micrófono </w:delText>
        </w:r>
      </w:del>
      <w:r>
        <w:t xml:space="preserve">e inmediatamente llamar al Juez Árbitro. Cuando éste llegue, el Juez de </w:t>
      </w:r>
      <w:ins w:id="310" w:author="ALVARO SANCHEZ-CID ROMAN" w:date="2024-01-06T19:26:00Z">
        <w:r w:rsidR="00B24667">
          <w:t>Pista</w:t>
        </w:r>
      </w:ins>
      <w:del w:id="311" w:author="ALVARO SANCHEZ-CID ROMAN" w:date="2024-01-06T19:26:00Z">
        <w:r w:rsidDel="00B24667">
          <w:delText>Silla</w:delText>
        </w:r>
      </w:del>
      <w:r>
        <w:t xml:space="preserve"> le comunicará los hechos acaecidos de manera que el Juez Árbitro los conozca con precisión. Acto seguido, el Juez de </w:t>
      </w:r>
      <w:ins w:id="312" w:author="ALVARO SANCHEZ-CID ROMAN" w:date="2024-01-06T19:27:00Z">
        <w:r w:rsidR="00B24667">
          <w:t>Pista</w:t>
        </w:r>
      </w:ins>
      <w:del w:id="313" w:author="ALVARO SANCHEZ-CID ROMAN" w:date="2024-01-06T19:27:00Z">
        <w:r w:rsidDel="00B24667">
          <w:delText>Silla</w:delText>
        </w:r>
      </w:del>
      <w:r>
        <w:t xml:space="preserve"> le comunicará la decisión efectuada sobre </w:t>
      </w:r>
      <w:r w:rsidR="003D4D89">
        <w:t>las reglas</w:t>
      </w:r>
      <w:r>
        <w:t xml:space="preserve"> que sean aplicables y luego el Jugador le comunicará su opinión al respecto. El Juez Árbitro analizará brevemente las reglas aplicables con el Juez de </w:t>
      </w:r>
      <w:ins w:id="314" w:author="ALVARO SANCHEZ-CID ROMAN" w:date="2024-01-06T19:27:00Z">
        <w:r w:rsidR="00B24667">
          <w:t>Pista</w:t>
        </w:r>
      </w:ins>
      <w:del w:id="315" w:author="ALVARO SANCHEZ-CID ROMAN" w:date="2024-01-06T19:27:00Z">
        <w:r w:rsidDel="00B24667">
          <w:delText>Silla</w:delText>
        </w:r>
      </w:del>
      <w:r>
        <w:t xml:space="preserve"> y el Jugador y finalmente confirmará o revocará la decisión tomada por el Juez de </w:t>
      </w:r>
      <w:ins w:id="316" w:author="ALVARO SANCHEZ-CID ROMAN" w:date="2024-01-10T12:45:00Z">
        <w:r w:rsidR="009A7D74">
          <w:t>Pista</w:t>
        </w:r>
      </w:ins>
      <w:del w:id="317" w:author="ALVARO SANCHEZ-CID ROMAN" w:date="2024-01-10T12:45:00Z">
        <w:r w:rsidDel="009A7D74">
          <w:delText>Silla</w:delText>
        </w:r>
      </w:del>
      <w:r>
        <w:t xml:space="preserve">. </w:t>
      </w:r>
      <w:del w:id="318" w:author="ALVARO SANCHEZ-CID ROMAN" w:date="2024-01-06T19:27:00Z">
        <w:r w:rsidDel="00B24667">
          <w:delText xml:space="preserve">A continuación, el Juez Árbitro anunciará “Jueguen” (“Let´s </w:delText>
        </w:r>
        <w:r w:rsidDel="00B24667">
          <w:lastRenderedPageBreak/>
          <w:delText xml:space="preserve">Play”) y el juego será </w:delText>
        </w:r>
        <w:r w:rsidR="008D225F" w:rsidDel="00B24667">
          <w:delText>inmediatamente reanudado</w:delText>
        </w:r>
        <w:r w:rsidDel="00B24667">
          <w:delText xml:space="preserve">. Deberán aunarse todos los esfuerzos para determinar dicha apelación en el menor espacio de tiempo posible y tras el anuncio de “Jueguen”, los veinticinco (25) segundos empezarán a contar. </w:delText>
        </w:r>
      </w:del>
    </w:p>
    <w:p w14:paraId="1D39E56F" w14:textId="402ABA00" w:rsidR="00B24667" w:rsidRDefault="00B24667">
      <w:pPr>
        <w:ind w:left="473" w:right="107"/>
      </w:pPr>
      <w:ins w:id="319" w:author="ALVARO SANCHEZ-CID ROMAN" w:date="2024-01-06T19:28:00Z">
        <w:r>
          <w:t xml:space="preserve">Si el Juez Árbitro </w:t>
        </w:r>
      </w:ins>
      <w:ins w:id="320" w:author="ALVARO SANCHEZ-CID ROMAN" w:date="2024-01-06T19:29:00Z">
        <w:r>
          <w:t>da la razón al jugador</w:t>
        </w:r>
      </w:ins>
      <w:ins w:id="321" w:author="ALVARO SANCHEZ-CID ROMAN" w:date="2024-01-06T19:28:00Z">
        <w:r>
          <w:t xml:space="preserve">, se </w:t>
        </w:r>
      </w:ins>
      <w:ins w:id="322" w:author="ALVARO SANCHEZ-CID ROMAN" w:date="2024-01-06T19:29:00Z">
        <w:r>
          <w:t xml:space="preserve">revocará la decisión del Juez de Pista. </w:t>
        </w:r>
      </w:ins>
      <w:ins w:id="323" w:author="ALVARO SANCHEZ-CID ROMAN" w:date="2024-01-06T19:30:00Z">
        <w:r>
          <w:t xml:space="preserve">En caso de dar la razón al Juez de Pista </w:t>
        </w:r>
      </w:ins>
      <w:ins w:id="324" w:author="ALVARO SANCHEZ-CID ROMAN" w:date="2024-01-06T19:31:00Z">
        <w:r w:rsidR="004D40B6">
          <w:t>a</w:t>
        </w:r>
      </w:ins>
      <w:ins w:id="325" w:author="ALVARO SANCHEZ-CID ROMAN" w:date="2024-01-06T19:30:00Z">
        <w:r>
          <w:t>l jugador se</w:t>
        </w:r>
      </w:ins>
      <w:ins w:id="326" w:author="ALVARO SANCHEZ-CID ROMAN" w:date="2024-01-06T19:31:00Z">
        <w:r w:rsidR="004D40B6">
          <w:t xml:space="preserve"> le cargará</w:t>
        </w:r>
      </w:ins>
      <w:ins w:id="327" w:author="ALVARO SANCHEZ-CID ROMAN" w:date="2024-01-06T19:30:00Z">
        <w:r>
          <w:t xml:space="preserve"> </w:t>
        </w:r>
        <w:r w:rsidR="004D40B6">
          <w:t>un tiempo muerto</w:t>
        </w:r>
      </w:ins>
      <w:ins w:id="328" w:author="ALVARO SANCHEZ-CID ROMAN" w:date="2024-01-06T19:31:00Z">
        <w:r w:rsidR="004D40B6">
          <w:t xml:space="preserve"> estándar y se le sancionará con una Advertencia Técnica. E</w:t>
        </w:r>
      </w:ins>
      <w:ins w:id="329" w:author="ALVARO SANCHEZ-CID ROMAN" w:date="2024-01-06T19:32:00Z">
        <w:r w:rsidR="004D40B6">
          <w:t>n caso de no tener tiempos muertos disponibles se le sancionará con una Falta Técnica.</w:t>
        </w:r>
      </w:ins>
    </w:p>
    <w:p w14:paraId="3E9B69FC" w14:textId="77777777" w:rsidR="00F634ED" w:rsidRDefault="00000000">
      <w:pPr>
        <w:spacing w:after="0" w:line="259" w:lineRule="auto"/>
        <w:ind w:left="0" w:firstLine="0"/>
        <w:jc w:val="left"/>
      </w:pPr>
      <w:r>
        <w:rPr>
          <w:sz w:val="26"/>
        </w:rPr>
        <w:t xml:space="preserve"> </w:t>
      </w:r>
    </w:p>
    <w:p w14:paraId="6B3DC7B5" w14:textId="77777777" w:rsidR="00F634ED" w:rsidRDefault="00000000">
      <w:pPr>
        <w:pStyle w:val="Ttulo2"/>
        <w:spacing w:after="211"/>
        <w:ind w:right="174"/>
      </w:pPr>
      <w:r>
        <w:rPr>
          <w:b w:val="0"/>
          <w:sz w:val="13"/>
        </w:rPr>
        <w:t xml:space="preserve"> </w:t>
      </w:r>
      <w:r>
        <w:t xml:space="preserve">C   CUESTIONES DE </w:t>
      </w:r>
      <w:commentRangeStart w:id="330"/>
      <w:r>
        <w:t>HECHO</w:t>
      </w:r>
      <w:commentRangeEnd w:id="330"/>
      <w:r w:rsidR="004D40B6">
        <w:rPr>
          <w:rStyle w:val="Refdecomentario"/>
          <w:b w:val="0"/>
        </w:rPr>
        <w:commentReference w:id="330"/>
      </w:r>
      <w:r>
        <w:rPr>
          <w:b w:val="0"/>
        </w:rPr>
        <w:t xml:space="preserve"> </w:t>
      </w:r>
    </w:p>
    <w:p w14:paraId="3C234F75" w14:textId="77777777" w:rsidR="00F634ED" w:rsidRDefault="00000000">
      <w:pPr>
        <w:ind w:left="127" w:right="107"/>
      </w:pPr>
      <w:r>
        <w:t xml:space="preserve">Una Cuestión de Hecho es una decisión relacionada con lo que realmente ocurrió en un momento concreto. Las Cuestiones de Hecho ocurridas durante un partido deberán ser determinadas por los Jueces en pista de ese partido y dichas determinaciones serán vinculantes para los Jugadores y el Juez Árbitro. </w:t>
      </w:r>
    </w:p>
    <w:p w14:paraId="31AC1A24" w14:textId="0CB0250B" w:rsidR="00F634ED" w:rsidRDefault="00000000">
      <w:pPr>
        <w:ind w:left="127" w:right="107"/>
        <w:rPr>
          <w:ins w:id="331" w:author="ALVARO SANCHEZ-CID ROMAN" w:date="2024-01-06T19:35:00Z"/>
        </w:rPr>
      </w:pPr>
      <w:r>
        <w:t xml:space="preserve">Un Jugador puede requerir al Juez de </w:t>
      </w:r>
      <w:ins w:id="332" w:author="ALVARO SANCHEZ-CID ROMAN" w:date="2024-01-06T19:32:00Z">
        <w:r w:rsidR="004D40B6">
          <w:t>Pista</w:t>
        </w:r>
      </w:ins>
      <w:del w:id="333" w:author="ALVARO SANCHEZ-CID ROMAN" w:date="2024-01-06T19:32:00Z">
        <w:r w:rsidDel="004D40B6">
          <w:delText>Silla</w:delText>
        </w:r>
      </w:del>
      <w:r>
        <w:t xml:space="preserve"> que verifique un canto u otra determinación de Hecho efectuada por un Juez en pista sobre un golpe final de un punto. </w:t>
      </w:r>
    </w:p>
    <w:p w14:paraId="22BA7629" w14:textId="2DD077C9" w:rsidR="004D40B6" w:rsidRDefault="004D40B6">
      <w:pPr>
        <w:ind w:left="127" w:right="107"/>
      </w:pPr>
      <w:ins w:id="334" w:author="ALVARO SANCHEZ-CID ROMAN" w:date="2024-01-06T19:35:00Z">
        <w:r>
          <w:t xml:space="preserve">La reanudación del partido se hará de conformidad </w:t>
        </w:r>
      </w:ins>
      <w:ins w:id="335" w:author="ALVARO SANCHEZ-CID ROMAN" w:date="2024-01-06T19:44:00Z">
        <w:r w:rsidR="00F2194E">
          <w:t>con</w:t>
        </w:r>
      </w:ins>
      <w:ins w:id="336" w:author="ALVARO SANCHEZ-CID ROMAN" w:date="2024-01-06T19:35:00Z">
        <w:r>
          <w:t xml:space="preserve"> la regla </w:t>
        </w:r>
      </w:ins>
      <w:ins w:id="337" w:author="ALVARO SANCHEZ-CID ROMAN" w:date="2024-01-06T19:44:00Z">
        <w:r w:rsidR="00F2194E">
          <w:t xml:space="preserve">10.A.5 del </w:t>
        </w:r>
        <w:commentRangeStart w:id="338"/>
        <w:r w:rsidR="00F2194E">
          <w:t>Reglamento</w:t>
        </w:r>
      </w:ins>
      <w:commentRangeEnd w:id="338"/>
      <w:ins w:id="339" w:author="ALVARO SANCHEZ-CID ROMAN" w:date="2024-01-06T19:47:00Z">
        <w:r w:rsidR="00F2194E">
          <w:rPr>
            <w:rStyle w:val="Refdecomentario"/>
          </w:rPr>
          <w:commentReference w:id="338"/>
        </w:r>
      </w:ins>
      <w:ins w:id="340" w:author="ALVARO SANCHEZ-CID ROMAN" w:date="2024-01-06T19:44:00Z">
        <w:r w:rsidR="00F2194E">
          <w:t>.</w:t>
        </w:r>
      </w:ins>
    </w:p>
    <w:p w14:paraId="32739A5D" w14:textId="7D3C0F47" w:rsidR="00F634ED" w:rsidDel="004D40B6" w:rsidRDefault="00000000">
      <w:pPr>
        <w:ind w:left="127" w:right="107"/>
        <w:rPr>
          <w:del w:id="341" w:author="ALVARO SANCHEZ-CID ROMAN" w:date="2024-01-06T19:33:00Z"/>
        </w:rPr>
      </w:pPr>
      <w:del w:id="342" w:author="ALVARO SANCHEZ-CID ROMAN" w:date="2024-01-06T19:33:00Z">
        <w:r w:rsidDel="004D40B6">
          <w:delText xml:space="preserve">Petición, verificación y reanudación del juego deben ser todas completadas en los veinticinco (25) segundos permitidos entre puntos, a menos que el Juez de Silla determine que una extensión es necesaria. Si una extensión fuese necesaria, deberá ser concluida con el anuncio “Jueguen” (Let´s Play”). </w:delText>
        </w:r>
      </w:del>
    </w:p>
    <w:p w14:paraId="17F5BFF9" w14:textId="04230E3C" w:rsidR="00F634ED" w:rsidRDefault="00000000">
      <w:pPr>
        <w:spacing w:after="0" w:line="259" w:lineRule="auto"/>
        <w:ind w:left="0" w:firstLine="0"/>
        <w:jc w:val="left"/>
      </w:pPr>
      <w:del w:id="343" w:author="ALVARO SANCHEZ-CID ROMAN" w:date="2024-01-06T19:33:00Z">
        <w:r w:rsidDel="004D40B6">
          <w:rPr>
            <w:sz w:val="26"/>
          </w:rPr>
          <w:delText xml:space="preserve"> </w:delText>
        </w:r>
      </w:del>
    </w:p>
    <w:p w14:paraId="49D2734C" w14:textId="77777777" w:rsidR="00F634ED" w:rsidRDefault="00000000">
      <w:pPr>
        <w:pStyle w:val="Ttulo2"/>
        <w:ind w:left="137" w:right="174"/>
      </w:pPr>
      <w:r>
        <w:t xml:space="preserve">1   </w:t>
      </w:r>
      <w:proofErr w:type="gramStart"/>
      <w:r>
        <w:t>Apelación</w:t>
      </w:r>
      <w:proofErr w:type="gramEnd"/>
      <w:r>
        <w:t xml:space="preserve"> del Jugador</w:t>
      </w:r>
      <w:r>
        <w:rPr>
          <w:b w:val="0"/>
        </w:rPr>
        <w:t xml:space="preserve"> </w:t>
      </w:r>
    </w:p>
    <w:p w14:paraId="299DFB29" w14:textId="77777777" w:rsidR="00F634ED" w:rsidRDefault="00000000">
      <w:pPr>
        <w:ind w:left="473" w:right="107"/>
      </w:pPr>
      <w:r>
        <w:t>El Jugador</w:t>
      </w:r>
      <w:del w:id="344" w:author="ALVARO SANCHEZ-CID ROMAN" w:date="2024-01-06T19:52:00Z">
        <w:r w:rsidDel="00AE33AD">
          <w:delText xml:space="preserve"> nunca</w:delText>
        </w:r>
      </w:del>
      <w:r>
        <w:t xml:space="preserve"> podrá apelar al Juez Árbitro una decisión tomada sobre una Cuestión de </w:t>
      </w:r>
      <w:commentRangeStart w:id="345"/>
      <w:r>
        <w:t>Hecho</w:t>
      </w:r>
      <w:commentRangeEnd w:id="345"/>
      <w:r w:rsidR="00F2194E">
        <w:rPr>
          <w:rStyle w:val="Refdecomentario"/>
        </w:rPr>
        <w:commentReference w:id="345"/>
      </w:r>
      <w:r>
        <w:t xml:space="preserve">. </w:t>
      </w:r>
    </w:p>
    <w:p w14:paraId="2CB9117D" w14:textId="77777777" w:rsidR="00F634ED" w:rsidRDefault="00000000">
      <w:pPr>
        <w:spacing w:after="0" w:line="259" w:lineRule="auto"/>
        <w:ind w:left="0" w:firstLine="0"/>
        <w:jc w:val="left"/>
      </w:pPr>
      <w:r>
        <w:rPr>
          <w:sz w:val="26"/>
        </w:rPr>
        <w:t xml:space="preserve"> </w:t>
      </w:r>
    </w:p>
    <w:p w14:paraId="52E0A7B9" w14:textId="77777777" w:rsidR="00F634ED" w:rsidRDefault="00000000">
      <w:pPr>
        <w:pStyle w:val="Ttulo2"/>
        <w:ind w:left="137" w:right="174"/>
      </w:pPr>
      <w:r>
        <w:t xml:space="preserve">2   </w:t>
      </w:r>
      <w:proofErr w:type="gramStart"/>
      <w:r>
        <w:t>Corrección</w:t>
      </w:r>
      <w:proofErr w:type="gramEnd"/>
      <w:r>
        <w:rPr>
          <w:b w:val="0"/>
        </w:rPr>
        <w:t xml:space="preserve"> </w:t>
      </w:r>
    </w:p>
    <w:p w14:paraId="27C9D431" w14:textId="26CE541C" w:rsidR="008D225F" w:rsidRDefault="00000000">
      <w:pPr>
        <w:ind w:left="473" w:right="107"/>
      </w:pPr>
      <w:r>
        <w:t xml:space="preserve">El Juez de </w:t>
      </w:r>
      <w:ins w:id="346" w:author="ALVARO SANCHEZ-CID ROMAN" w:date="2024-01-10T12:45:00Z">
        <w:r w:rsidR="009A7D74">
          <w:t>Pista</w:t>
        </w:r>
      </w:ins>
      <w:del w:id="347" w:author="ALVARO SANCHEZ-CID ROMAN" w:date="2024-01-10T12:45:00Z">
        <w:r w:rsidDel="009A7D74">
          <w:delText>Silla</w:delText>
        </w:r>
      </w:del>
      <w:r>
        <w:t xml:space="preserve"> puede corregir a un Juez de Línea sólo en el caso de </w:t>
      </w:r>
      <w:ins w:id="348" w:author="ALVARO SANCHEZ-CID ROMAN" w:date="2024-01-06T19:51:00Z">
        <w:r w:rsidR="00AE33AD">
          <w:t>apelación por un jugador</w:t>
        </w:r>
      </w:ins>
      <w:ins w:id="349" w:author="ALVARO SANCHEZ-CID ROMAN" w:date="2024-01-06T19:52:00Z">
        <w:r w:rsidR="00AE33AD">
          <w:t>.</w:t>
        </w:r>
      </w:ins>
      <w:del w:id="350" w:author="ALVARO SANCHEZ-CID ROMAN" w:date="2024-01-06T19:51:00Z">
        <w:r w:rsidDel="00AE33AD">
          <w:delText xml:space="preserve">claro error y sólo si es hecho con prontitud tras producirse dicho error. </w:delText>
        </w:r>
      </w:del>
    </w:p>
    <w:p w14:paraId="0F8F50B5" w14:textId="2F26C9E9" w:rsidR="00F634ED" w:rsidDel="00AE33AD" w:rsidRDefault="00000000">
      <w:pPr>
        <w:ind w:left="473" w:right="107"/>
        <w:rPr>
          <w:del w:id="351" w:author="ALVARO SANCHEZ-CID ROMAN" w:date="2024-01-06T19:53:00Z"/>
        </w:rPr>
      </w:pPr>
      <w:del w:id="352" w:author="ALVARO SANCHEZ-CID ROMAN" w:date="2024-01-06T19:53:00Z">
        <w:r w:rsidDel="00AE33AD">
          <w:rPr>
            <w:b/>
          </w:rPr>
          <w:delText>a    Claro error</w:delText>
        </w:r>
        <w:r w:rsidDel="00AE33AD">
          <w:delText xml:space="preserve"> </w:delText>
        </w:r>
      </w:del>
    </w:p>
    <w:p w14:paraId="0817E3D5" w14:textId="0A88B8B2" w:rsidR="00F634ED" w:rsidDel="00AE33AD" w:rsidRDefault="00000000">
      <w:pPr>
        <w:ind w:left="869" w:right="107"/>
        <w:rPr>
          <w:del w:id="353" w:author="ALVARO SANCHEZ-CID ROMAN" w:date="2024-01-06T19:53:00Z"/>
        </w:rPr>
      </w:pPr>
      <w:del w:id="354" w:author="ALVARO SANCHEZ-CID ROMAN" w:date="2024-01-06T19:53:00Z">
        <w:r w:rsidDel="00AE33AD">
          <w:delText xml:space="preserve">Es difícil definir que es un claro error de manera precisa. A manera de ejemplo, el Juez de Silla debe estar convencido plenamente para tomar la determinación de que un canto fue erróneo y corregirlo. Los Jueces de Silla nunca deberían corregir cantos ajustados. Para corregir una bola cantada “buena” por un Juez de Línea, el Juez de Silla debe ser capaz de ver espacio entre la bola y la línea. Para corregir una bola cantada “mala” (“Out” o “Fault”) por un Juez de Línea, el Juez de Silla debe haber visto la pelota contactar con la línea o haber botado dentro de la pista. </w:delText>
        </w:r>
      </w:del>
    </w:p>
    <w:p w14:paraId="178C1F13" w14:textId="4C244205" w:rsidR="00F634ED" w:rsidDel="00AE33AD" w:rsidRDefault="00000000">
      <w:pPr>
        <w:ind w:left="869" w:right="107"/>
        <w:rPr>
          <w:del w:id="355" w:author="ALVARO SANCHEZ-CID ROMAN" w:date="2024-01-06T19:53:00Z"/>
        </w:rPr>
      </w:pPr>
      <w:del w:id="356" w:author="ALVARO SANCHEZ-CID ROMAN" w:date="2024-01-06T19:53:00Z">
        <w:r w:rsidDel="00AE33AD">
          <w:delText xml:space="preserve">Faltas de Pie claras no cantadas por un Juez de Línea deberán ser cantadas por el Juez de Silla de manera consistente con los procedimientos de corrección de errores claros. </w:delText>
        </w:r>
      </w:del>
    </w:p>
    <w:p w14:paraId="7590D452" w14:textId="75BD461B" w:rsidR="00F634ED" w:rsidDel="00AE33AD" w:rsidRDefault="00000000">
      <w:pPr>
        <w:pStyle w:val="Ttulo2"/>
        <w:ind w:left="464" w:right="174"/>
        <w:rPr>
          <w:del w:id="357" w:author="ALVARO SANCHEZ-CID ROMAN" w:date="2024-01-06T19:53:00Z"/>
        </w:rPr>
      </w:pPr>
      <w:del w:id="358" w:author="ALVARO SANCHEZ-CID ROMAN" w:date="2024-01-06T19:53:00Z">
        <w:r w:rsidDel="00AE33AD">
          <w:delText>b    Prontitud</w:delText>
        </w:r>
        <w:r w:rsidDel="00AE33AD">
          <w:rPr>
            <w:b w:val="0"/>
          </w:rPr>
          <w:delText xml:space="preserve"> </w:delText>
        </w:r>
      </w:del>
    </w:p>
    <w:p w14:paraId="502E4560" w14:textId="5E67ECD2" w:rsidR="00F634ED" w:rsidDel="00AE33AD" w:rsidRDefault="00000000">
      <w:pPr>
        <w:ind w:left="869" w:right="107"/>
        <w:rPr>
          <w:del w:id="359" w:author="ALVARO SANCHEZ-CID ROMAN" w:date="2024-01-06T19:53:00Z"/>
        </w:rPr>
      </w:pPr>
      <w:del w:id="360" w:author="ALVARO SANCHEZ-CID ROMAN" w:date="2024-01-06T19:53:00Z">
        <w:r w:rsidDel="00AE33AD">
          <w:delText xml:space="preserve">Las Reglas del Tenis requieren además que las correcciones sean realizadas por el Juez de Silla con prontitud, o sea, inmediatamente después de que el Juez de Línea incurra en claro error. La corrección debe ser realizada casi simultáneamente al claro error cometido por el Juez de Línea. </w:delText>
        </w:r>
      </w:del>
    </w:p>
    <w:p w14:paraId="1A2849D2" w14:textId="7DA9FCF2" w:rsidR="00F634ED" w:rsidDel="00AE33AD" w:rsidRDefault="00000000">
      <w:pPr>
        <w:ind w:left="869" w:right="107"/>
        <w:rPr>
          <w:del w:id="361" w:author="ALVARO SANCHEZ-CID ROMAN" w:date="2024-01-06T19:53:00Z"/>
        </w:rPr>
      </w:pPr>
      <w:del w:id="362" w:author="ALVARO SANCHEZ-CID ROMAN" w:date="2024-01-06T19:53:00Z">
        <w:r w:rsidDel="00AE33AD">
          <w:delText xml:space="preserve">El Juez de Silla nunca puede hacer una corrección como consecuencia de la protesta de un Jugador. </w:delText>
        </w:r>
      </w:del>
    </w:p>
    <w:p w14:paraId="16A4BDE1" w14:textId="7A60D755" w:rsidR="00F634ED" w:rsidDel="00AE33AD" w:rsidRDefault="00000000">
      <w:pPr>
        <w:ind w:left="869" w:right="107"/>
        <w:rPr>
          <w:del w:id="363" w:author="ALVARO SANCHEZ-CID ROMAN" w:date="2024-01-06T19:53:00Z"/>
        </w:rPr>
      </w:pPr>
      <w:del w:id="364" w:author="ALVARO SANCHEZ-CID ROMAN" w:date="2024-01-06T19:53:00Z">
        <w:r w:rsidDel="00AE33AD">
          <w:delText xml:space="preserve">Los Jueces de Línea nunca podrán cambiar sus cantos como consecuencia de la protesta de un Jugador. </w:delText>
        </w:r>
      </w:del>
    </w:p>
    <w:p w14:paraId="49152A3E" w14:textId="7031C280" w:rsidR="00F634ED" w:rsidRDefault="00000000">
      <w:pPr>
        <w:spacing w:after="0" w:line="259" w:lineRule="auto"/>
        <w:ind w:left="0" w:firstLine="0"/>
        <w:jc w:val="left"/>
      </w:pPr>
      <w:del w:id="365" w:author="ALVARO SANCHEZ-CID ROMAN" w:date="2024-01-06T19:53:00Z">
        <w:r w:rsidDel="00AE33AD">
          <w:rPr>
            <w:sz w:val="26"/>
          </w:rPr>
          <w:delText xml:space="preserve"> </w:delText>
        </w:r>
      </w:del>
    </w:p>
    <w:p w14:paraId="4C026DA1" w14:textId="185C4D97" w:rsidR="00F634ED" w:rsidDel="00AE33AD" w:rsidRDefault="00000000" w:rsidP="00AE33AD">
      <w:pPr>
        <w:spacing w:after="215" w:line="259" w:lineRule="auto"/>
        <w:ind w:left="10" w:right="174" w:hanging="10"/>
        <w:rPr>
          <w:del w:id="366" w:author="ALVARO SANCHEZ-CID ROMAN" w:date="2024-01-06T19:54:00Z"/>
        </w:rPr>
      </w:pPr>
      <w:r>
        <w:rPr>
          <w:sz w:val="13"/>
        </w:rPr>
        <w:t xml:space="preserve"> </w:t>
      </w:r>
      <w:del w:id="367" w:author="ALVARO SANCHEZ-CID ROMAN" w:date="2024-01-06T19:54:00Z">
        <w:r w:rsidDel="00AE33AD">
          <w:rPr>
            <w:b/>
          </w:rPr>
          <w:delText>3   Procedimientos para inspecciones de marcas.</w:delText>
        </w:r>
        <w:r w:rsidDel="00AE33AD">
          <w:delText xml:space="preserve"> </w:delText>
        </w:r>
      </w:del>
    </w:p>
    <w:p w14:paraId="58304F1E" w14:textId="0BBA3411" w:rsidR="008D225F" w:rsidDel="00AE33AD" w:rsidRDefault="00000000" w:rsidP="00AE33AD">
      <w:pPr>
        <w:spacing w:after="215" w:line="259" w:lineRule="auto"/>
        <w:ind w:left="10" w:right="174" w:hanging="10"/>
        <w:rPr>
          <w:del w:id="368" w:author="ALVARO SANCHEZ-CID ROMAN" w:date="2024-01-06T19:54:00Z"/>
        </w:rPr>
      </w:pPr>
      <w:del w:id="369" w:author="ALVARO SANCHEZ-CID ROMAN" w:date="2024-01-06T19:54:00Z">
        <w:r w:rsidDel="00AE33AD">
          <w:rPr>
            <w:b/>
          </w:rPr>
          <w:lastRenderedPageBreak/>
          <w:delText xml:space="preserve">a    </w:delText>
        </w:r>
        <w:r w:rsidDel="00AE33AD">
          <w:delText xml:space="preserve">Las inspecciones de marcas sólo podrán ser efectuadas en pistas de tierra. </w:delText>
        </w:r>
      </w:del>
    </w:p>
    <w:p w14:paraId="5C6567BA" w14:textId="44633BF2" w:rsidR="008D225F" w:rsidDel="00AE33AD" w:rsidRDefault="00000000" w:rsidP="00AE33AD">
      <w:pPr>
        <w:spacing w:after="215" w:line="259" w:lineRule="auto"/>
        <w:ind w:left="10" w:right="174" w:hanging="10"/>
        <w:rPr>
          <w:del w:id="370" w:author="ALVARO SANCHEZ-CID ROMAN" w:date="2024-01-06T19:54:00Z"/>
        </w:rPr>
      </w:pPr>
      <w:del w:id="371" w:author="ALVARO SANCHEZ-CID ROMAN" w:date="2024-01-06T19:54:00Z">
        <w:r w:rsidDel="00AE33AD">
          <w:rPr>
            <w:b/>
          </w:rPr>
          <w:delText xml:space="preserve">b </w:delText>
        </w:r>
        <w:r w:rsidDel="00AE33AD">
          <w:delText xml:space="preserve">Una inspección de marca requerida por un Jugador o Pareja deberá ser efectuada sólo si el Juez de Silla no puede determinar con exactitud desde su Silla si el canto fue o no correcto, tanto si es sobre un golpeo definitivo como si el Jugador o la Pareja detienen el punto (las devoluciones son permitidas siempre que el jugador detenga el punto inmediatamente). </w:delText>
        </w:r>
      </w:del>
    </w:p>
    <w:p w14:paraId="49B57766" w14:textId="77665B0C" w:rsidR="008D225F" w:rsidDel="00AE33AD" w:rsidRDefault="00000000" w:rsidP="00AE33AD">
      <w:pPr>
        <w:spacing w:after="215" w:line="259" w:lineRule="auto"/>
        <w:ind w:left="10" w:right="174" w:hanging="10"/>
        <w:rPr>
          <w:del w:id="372" w:author="ALVARO SANCHEZ-CID ROMAN" w:date="2024-01-06T19:54:00Z"/>
        </w:rPr>
      </w:pPr>
      <w:del w:id="373" w:author="ALVARO SANCHEZ-CID ROMAN" w:date="2024-01-06T19:54:00Z">
        <w:r w:rsidDel="00AE33AD">
          <w:rPr>
            <w:b/>
          </w:rPr>
          <w:delText xml:space="preserve">c </w:delText>
        </w:r>
        <w:r w:rsidDel="00AE33AD">
          <w:delText xml:space="preserve">Cuando el Juez de Silla decida efectuar una inspección de marca, debería bajar de su silla y efectuarla él/ella mismo/a. Si no sabe dónde está la marca (y salvo que haya efectuado una corrección), puede requerir al Juez de Línea para que le diga dónde está, siempre que éste lo sepa, pero será finalmente el Juez de Silla quien la inspeccione. </w:delText>
        </w:r>
      </w:del>
    </w:p>
    <w:p w14:paraId="1434A2EA" w14:textId="44134473" w:rsidR="00F634ED" w:rsidDel="00AE33AD" w:rsidRDefault="00000000" w:rsidP="00AE33AD">
      <w:pPr>
        <w:spacing w:after="215" w:line="259" w:lineRule="auto"/>
        <w:ind w:left="10" w:right="174" w:hanging="10"/>
        <w:rPr>
          <w:del w:id="374" w:author="ALVARO SANCHEZ-CID ROMAN" w:date="2024-01-06T19:54:00Z"/>
        </w:rPr>
      </w:pPr>
      <w:del w:id="375" w:author="ALVARO SANCHEZ-CID ROMAN" w:date="2024-01-06T19:54:00Z">
        <w:r w:rsidDel="00AE33AD">
          <w:rPr>
            <w:b/>
          </w:rPr>
          <w:delText xml:space="preserve">d </w:delText>
        </w:r>
        <w:r w:rsidDel="00AE33AD">
          <w:delText xml:space="preserve">El canto original –o la corrección- se mantendrá siempre si, ni el Juez de Silla ni el Juez de Línea pueden determinar dónde está la marca o si ésta está ilegible. </w:delText>
        </w:r>
      </w:del>
    </w:p>
    <w:p w14:paraId="425AB44A" w14:textId="53A44E28" w:rsidR="00F634ED" w:rsidDel="00AE33AD" w:rsidRDefault="00000000" w:rsidP="00AE33AD">
      <w:pPr>
        <w:spacing w:after="215" w:line="259" w:lineRule="auto"/>
        <w:ind w:left="10" w:right="174" w:hanging="10"/>
        <w:rPr>
          <w:del w:id="376" w:author="ALVARO SANCHEZ-CID ROMAN" w:date="2024-01-06T19:54:00Z"/>
        </w:rPr>
      </w:pPr>
      <w:del w:id="377" w:author="ALVARO SANCHEZ-CID ROMAN" w:date="2024-01-06T19:54:00Z">
        <w:r w:rsidDel="00AE33AD">
          <w:delText xml:space="preserve">Una vez el Juez de Silla ha identificado y juzgado la marca, dicha decisión será definitiva e inapelable. </w:delText>
        </w:r>
      </w:del>
    </w:p>
    <w:p w14:paraId="2CC34716" w14:textId="6AB72BDE" w:rsidR="00F634ED" w:rsidDel="00AE33AD" w:rsidRDefault="00000000" w:rsidP="00AE33AD">
      <w:pPr>
        <w:spacing w:after="215" w:line="259" w:lineRule="auto"/>
        <w:ind w:left="10" w:right="174" w:hanging="10"/>
        <w:rPr>
          <w:del w:id="378" w:author="ALVARO SANCHEZ-CID ROMAN" w:date="2024-01-06T19:54:00Z"/>
        </w:rPr>
      </w:pPr>
      <w:del w:id="379" w:author="ALVARO SANCHEZ-CID ROMAN" w:date="2024-01-06T19:54:00Z">
        <w:r w:rsidDel="00AE33AD">
          <w:delText xml:space="preserve">En pistas de tierra, el Juez de Silla no debería precipitarse en anunciar el resultado, a menos que esté absolutamente seguro del canto realizado. Sería mejor esperar por si acaso el Jugador le requiere para realizar una inspección de marca. </w:delText>
        </w:r>
      </w:del>
    </w:p>
    <w:p w14:paraId="5A8AE66A" w14:textId="71734193" w:rsidR="00F634ED" w:rsidDel="00AE33AD" w:rsidRDefault="00000000" w:rsidP="00AE33AD">
      <w:pPr>
        <w:spacing w:after="215" w:line="259" w:lineRule="auto"/>
        <w:ind w:left="10" w:right="174" w:hanging="10"/>
        <w:rPr>
          <w:del w:id="380" w:author="ALVARO SANCHEZ-CID ROMAN" w:date="2024-01-06T19:54:00Z"/>
        </w:rPr>
      </w:pPr>
      <w:del w:id="381" w:author="ALVARO SANCHEZ-CID ROMAN" w:date="2024-01-06T19:54:00Z">
        <w:r w:rsidDel="00AE33AD">
          <w:delText xml:space="preserve">En Dobles, el Jugador que para el punto, debe hacerlo de manera que se pare el juego o bien sea el Juez de Silla quien lo pare. El Juez de Silla deberá primero determinar si el procedimiento correcto fue efectuado. Si no fue correcto o fue tardío, el Juez de Silla puede determinar que la Pareja rival fue deliberadamente molestada, en cuyo caso la pareja que paró el juego perderá el punto. </w:delText>
        </w:r>
      </w:del>
    </w:p>
    <w:p w14:paraId="1DB65F08" w14:textId="4FCAC970" w:rsidR="00F634ED" w:rsidDel="00AE33AD" w:rsidRDefault="00000000" w:rsidP="00AE33AD">
      <w:pPr>
        <w:spacing w:after="215" w:line="259" w:lineRule="auto"/>
        <w:ind w:left="10" w:right="174" w:hanging="10"/>
        <w:rPr>
          <w:del w:id="382" w:author="ALVARO SANCHEZ-CID ROMAN" w:date="2024-01-06T19:54:00Z"/>
        </w:rPr>
      </w:pPr>
      <w:del w:id="383" w:author="ALVARO SANCHEZ-CID ROMAN" w:date="2024-01-06T19:54:00Z">
        <w:r w:rsidDel="00AE33AD">
          <w:delText xml:space="preserve">Si un Jugador borra la marca deliberadamente antes de que el Juez de Silla haya tomado una decisión, se entenderá que concede el canto. </w:delText>
        </w:r>
      </w:del>
    </w:p>
    <w:p w14:paraId="7868664F" w14:textId="319EBC82" w:rsidR="00F634ED" w:rsidRDefault="00000000" w:rsidP="00AE33AD">
      <w:pPr>
        <w:spacing w:after="215" w:line="259" w:lineRule="auto"/>
        <w:ind w:left="10" w:right="174" w:hanging="10"/>
      </w:pPr>
      <w:del w:id="384" w:author="ALVARO SANCHEZ-CID ROMAN" w:date="2024-01-06T19:54:00Z">
        <w:r w:rsidDel="00AE33AD">
          <w:delText xml:space="preserve">Un Jugador no puede cruzar la red (si hay Juez de Silla) para comprobar una marca. Si lo hace, estará sujeto a que se le aplique el Código de Conducta como Conducta Antideportiva. </w:delText>
        </w:r>
      </w:del>
    </w:p>
    <w:p w14:paraId="5829CB93" w14:textId="77777777" w:rsidR="00F634ED" w:rsidRDefault="00000000">
      <w:pPr>
        <w:spacing w:after="0" w:line="259" w:lineRule="auto"/>
        <w:ind w:left="0" w:firstLine="0"/>
        <w:jc w:val="left"/>
      </w:pPr>
      <w:r>
        <w:rPr>
          <w:sz w:val="26"/>
        </w:rPr>
        <w:t xml:space="preserve"> </w:t>
      </w:r>
    </w:p>
    <w:p w14:paraId="5673AF60" w14:textId="77777777" w:rsidR="00F634ED" w:rsidRDefault="00000000">
      <w:pPr>
        <w:pStyle w:val="Ttulo2"/>
        <w:ind w:left="137" w:right="174"/>
      </w:pPr>
      <w:r>
        <w:t xml:space="preserve">4.  Procedimientos para Revisiones </w:t>
      </w:r>
      <w:commentRangeStart w:id="385"/>
      <w:r>
        <w:t>Electrónicas</w:t>
      </w:r>
      <w:commentRangeEnd w:id="385"/>
      <w:r w:rsidR="002F4843">
        <w:rPr>
          <w:rStyle w:val="Refdecomentario"/>
          <w:b w:val="0"/>
        </w:rPr>
        <w:commentReference w:id="385"/>
      </w:r>
      <w:r>
        <w:rPr>
          <w:b w:val="0"/>
        </w:rPr>
        <w:t xml:space="preserve"> </w:t>
      </w:r>
    </w:p>
    <w:p w14:paraId="2F1BE213" w14:textId="77777777" w:rsidR="00F634ED" w:rsidRDefault="00000000">
      <w:pPr>
        <w:spacing w:after="0" w:line="259" w:lineRule="auto"/>
        <w:ind w:left="0" w:firstLine="0"/>
        <w:jc w:val="left"/>
      </w:pPr>
      <w:r>
        <w:rPr>
          <w:sz w:val="22"/>
        </w:rPr>
        <w:t xml:space="preserve"> </w:t>
      </w:r>
    </w:p>
    <w:p w14:paraId="5BBCB177" w14:textId="77777777" w:rsidR="00F634ED" w:rsidRDefault="00000000">
      <w:pPr>
        <w:ind w:left="473" w:right="107"/>
      </w:pPr>
      <w:r>
        <w:t xml:space="preserve">En los Torneos donde se utilice un Sistema de Revisión Electrónica, los siguientes procedimientos deberán ser seguidos para los partidos jugados en pistas donde dicho Sistema sea usado. </w:t>
      </w:r>
    </w:p>
    <w:p w14:paraId="70F115C4" w14:textId="77777777" w:rsidR="00F634ED" w:rsidRDefault="00000000">
      <w:pPr>
        <w:numPr>
          <w:ilvl w:val="0"/>
          <w:numId w:val="14"/>
        </w:numPr>
        <w:ind w:right="107" w:hanging="379"/>
      </w:pPr>
      <w:r>
        <w:t xml:space="preserve">Una petición de revisión electrónica sobre un canto o corrección hecha por un Jugador o Pareja será aceptada únicamente si es sobre un </w:t>
      </w:r>
      <w:proofErr w:type="spellStart"/>
      <w:r>
        <w:t>golpeo</w:t>
      </w:r>
      <w:proofErr w:type="spellEnd"/>
      <w:r>
        <w:t xml:space="preserve"> definitivo o si el Jugador o la Pareja detienen el punto (las devoluciones son permitidas siempre que el jugador detenga el punto inmediatamente). </w:t>
      </w:r>
    </w:p>
    <w:p w14:paraId="415EBC29" w14:textId="28149A07" w:rsidR="008D225F" w:rsidRDefault="00000000">
      <w:pPr>
        <w:numPr>
          <w:ilvl w:val="0"/>
          <w:numId w:val="14"/>
        </w:numPr>
        <w:ind w:right="107" w:hanging="379"/>
      </w:pPr>
      <w:r>
        <w:t xml:space="preserve">El Juez de </w:t>
      </w:r>
      <w:ins w:id="386" w:author="ALVARO SANCHEZ-CID ROMAN" w:date="2024-01-06T19:55:00Z">
        <w:r w:rsidR="00AE33AD">
          <w:t>Pista</w:t>
        </w:r>
      </w:ins>
      <w:del w:id="387" w:author="ALVARO SANCHEZ-CID ROMAN" w:date="2024-01-06T19:55:00Z">
        <w:r w:rsidDel="00AE33AD">
          <w:delText>Silla</w:delText>
        </w:r>
      </w:del>
      <w:r>
        <w:t xml:space="preserve"> debería decidir si usa la revisión electrónica cuando tenga duda sobre el canto o corrección efectuada. Sin embargo, el Juez de </w:t>
      </w:r>
      <w:ins w:id="388" w:author="ALVARO SANCHEZ-CID ROMAN" w:date="2024-01-10T12:46:00Z">
        <w:r w:rsidR="009A7D74">
          <w:t>Pista</w:t>
        </w:r>
      </w:ins>
      <w:del w:id="389" w:author="ALVARO SANCHEZ-CID ROMAN" w:date="2024-01-10T12:46:00Z">
        <w:r w:rsidDel="009A7D74">
          <w:delText>Silla</w:delText>
        </w:r>
      </w:del>
      <w:r>
        <w:t xml:space="preserve"> puede rechazar dicha revisión si considera que el Jugador está realizando una petición no razonable o fuera de tiempo. </w:t>
      </w:r>
    </w:p>
    <w:p w14:paraId="50C21FCC" w14:textId="4206EB4D" w:rsidR="008D225F" w:rsidRDefault="00000000">
      <w:pPr>
        <w:numPr>
          <w:ilvl w:val="0"/>
          <w:numId w:val="14"/>
        </w:numPr>
        <w:ind w:right="107" w:hanging="379"/>
      </w:pPr>
      <w:r>
        <w:t xml:space="preserve">En Dobles, el Jugador </w:t>
      </w:r>
      <w:proofErr w:type="gramStart"/>
      <w:r>
        <w:t>que</w:t>
      </w:r>
      <w:proofErr w:type="gramEnd"/>
      <w:r>
        <w:t xml:space="preserve"> para el punto, debe hacerlo de manera que se pare el juego o bien sea el Juez de </w:t>
      </w:r>
      <w:ins w:id="390" w:author="ALVARO SANCHEZ-CID ROMAN" w:date="2024-01-06T19:55:00Z">
        <w:r w:rsidR="00AE33AD">
          <w:t>Pista</w:t>
        </w:r>
      </w:ins>
      <w:del w:id="391" w:author="ALVARO SANCHEZ-CID ROMAN" w:date="2024-01-06T19:55:00Z">
        <w:r w:rsidDel="00AE33AD">
          <w:delText>Silla</w:delText>
        </w:r>
      </w:del>
      <w:r>
        <w:t xml:space="preserve"> quien lo pare. El Juez de </w:t>
      </w:r>
      <w:ins w:id="392" w:author="ALVARO SANCHEZ-CID ROMAN" w:date="2024-01-06T19:55:00Z">
        <w:r w:rsidR="00AE33AD">
          <w:t>Pista</w:t>
        </w:r>
      </w:ins>
      <w:del w:id="393" w:author="ALVARO SANCHEZ-CID ROMAN" w:date="2024-01-06T19:55:00Z">
        <w:r w:rsidDel="00AE33AD">
          <w:delText>Silla</w:delText>
        </w:r>
      </w:del>
      <w:r>
        <w:t xml:space="preserve"> deberá primero determinar si el procedimiento correcto fue efectuado. Si no fue correcto o fue tardío, el Juez de </w:t>
      </w:r>
      <w:proofErr w:type="spellStart"/>
      <w:ins w:id="394" w:author="ALVARO SANCHEZ-CID ROMAN" w:date="2024-01-06T19:55:00Z">
        <w:r w:rsidR="00AE33AD">
          <w:t>Pista</w:t>
        </w:r>
      </w:ins>
      <w:del w:id="395" w:author="ALVARO SANCHEZ-CID ROMAN" w:date="2024-01-06T19:55:00Z">
        <w:r w:rsidDel="00AE33AD">
          <w:delText>Sill</w:delText>
        </w:r>
      </w:del>
      <w:r>
        <w:t>a</w:t>
      </w:r>
      <w:proofErr w:type="spellEnd"/>
      <w:r>
        <w:t xml:space="preserve"> puede determinar que la Pareja rival fue deliberadamente molestada, en cuyo caso la Pareja que hizo la reclamación perdería el punto. </w:t>
      </w:r>
    </w:p>
    <w:p w14:paraId="37888E79" w14:textId="77777777" w:rsidR="008D225F" w:rsidRDefault="00000000">
      <w:pPr>
        <w:numPr>
          <w:ilvl w:val="0"/>
          <w:numId w:val="14"/>
        </w:numPr>
        <w:ind w:right="107" w:hanging="379"/>
      </w:pPr>
      <w:r>
        <w:lastRenderedPageBreak/>
        <w:t xml:space="preserve">El canto original –o corrección- se mantendrá siempre si la Revisión Electrónica no es capaz, por el motivo que sea, de alcanzar una determinación sobre dicho canto o corrección. </w:t>
      </w:r>
    </w:p>
    <w:p w14:paraId="77E3D102" w14:textId="45F72ABC" w:rsidR="008D225F" w:rsidRDefault="00000000">
      <w:pPr>
        <w:numPr>
          <w:ilvl w:val="0"/>
          <w:numId w:val="14"/>
        </w:numPr>
        <w:ind w:right="107" w:hanging="379"/>
      </w:pPr>
      <w:r>
        <w:t xml:space="preserve">La decisión final del Juez de </w:t>
      </w:r>
      <w:ins w:id="396" w:author="ALVARO SANCHEZ-CID ROMAN" w:date="2024-01-06T19:56:00Z">
        <w:r w:rsidR="00AE33AD">
          <w:t>Pista</w:t>
        </w:r>
      </w:ins>
      <w:del w:id="397" w:author="ALVARO SANCHEZ-CID ROMAN" w:date="2024-01-06T19:56:00Z">
        <w:r w:rsidDel="00AE33AD">
          <w:delText>Silla</w:delText>
        </w:r>
      </w:del>
      <w:r>
        <w:t xml:space="preserve"> resultará de la Revisión Electrónica, la cual será inapelable. Si se necesitara determinar manualmente qué marca debe revisar el Sistema, sería el Juez designado por el Juez Árbitro quien lo determine.  </w:t>
      </w:r>
    </w:p>
    <w:p w14:paraId="6BDD03DA" w14:textId="1858C6A2" w:rsidR="00F634ED" w:rsidRDefault="00000000">
      <w:pPr>
        <w:numPr>
          <w:ilvl w:val="0"/>
          <w:numId w:val="14"/>
        </w:numPr>
        <w:ind w:right="107" w:hanging="379"/>
      </w:pPr>
      <w:r>
        <w:t>Cada jugador (pareja) tiene derecho a tres (</w:t>
      </w:r>
      <w:ins w:id="398" w:author="ALVARO SANCHEZ-CID ROMAN" w:date="2024-01-06T19:56:00Z">
        <w:r w:rsidR="001A363E">
          <w:t>2</w:t>
        </w:r>
      </w:ins>
      <w:del w:id="399" w:author="ALVARO SANCHEZ-CID ROMAN" w:date="2024-01-06T19:56:00Z">
        <w:r w:rsidDel="001A363E">
          <w:delText>3</w:delText>
        </w:r>
      </w:del>
      <w:r>
        <w:t xml:space="preserve">) revisiones fallidas por </w:t>
      </w:r>
      <w:ins w:id="400" w:author="ALVARO SANCHEZ-CID ROMAN" w:date="2024-01-06T19:56:00Z">
        <w:r w:rsidR="001A363E">
          <w:t>juego</w:t>
        </w:r>
      </w:ins>
      <w:del w:id="401" w:author="ALVARO SANCHEZ-CID ROMAN" w:date="2024-01-06T19:56:00Z">
        <w:r w:rsidDel="001A363E">
          <w:delText>set</w:delText>
        </w:r>
      </w:del>
      <w:del w:id="402" w:author="ALVARO SANCHEZ-CID ROMAN" w:date="2024-01-06T19:57:00Z">
        <w:r w:rsidDel="001A363E">
          <w:delText>, más una (1) adicional  en  el  tie-break</w:delText>
        </w:r>
      </w:del>
      <w:r>
        <w:t xml:space="preserve">.  </w:t>
      </w:r>
      <w:del w:id="403" w:author="ALVARO SANCHEZ-CID ROMAN" w:date="2024-01-06T19:57:00Z">
        <w:r w:rsidDel="001A363E">
          <w:delText xml:space="preserve">En partidos jugados sin tie-break, los jugadores (parejas) empezarán de nuevo con un máximo de tres (3) revisiones fallidas al llegar a 6 juegos iguales y así cada 12 juegos. Para partidos con tie-break decisivo, dicho tie-break decisivo cuenta como un nuevo set por lo que cada jugador (pareja) volverá a tener derecho a las tres (3) revisiones. </w:delText>
        </w:r>
      </w:del>
      <w:r>
        <w:t xml:space="preserve">Las revisiones exitosas no reducirán el número de apelaciones disponibles. </w:t>
      </w:r>
    </w:p>
    <w:p w14:paraId="18E9A195" w14:textId="77777777" w:rsidR="00F634ED" w:rsidRDefault="00000000">
      <w:pPr>
        <w:spacing w:after="35" w:line="259" w:lineRule="auto"/>
        <w:ind w:left="0" w:firstLine="0"/>
        <w:jc w:val="left"/>
      </w:pPr>
      <w:r>
        <w:t xml:space="preserve"> </w:t>
      </w:r>
    </w:p>
    <w:p w14:paraId="55E88D72" w14:textId="77777777" w:rsidR="00F634ED" w:rsidRDefault="00000000">
      <w:pPr>
        <w:pStyle w:val="Ttulo2"/>
        <w:spacing w:after="199"/>
        <w:ind w:right="174"/>
      </w:pPr>
      <w:r>
        <w:rPr>
          <w:b w:val="0"/>
          <w:sz w:val="13"/>
        </w:rPr>
        <w:t xml:space="preserve"> </w:t>
      </w:r>
      <w:r>
        <w:t>D   INICIO DEL PARTIDO / TORNEO</w:t>
      </w:r>
      <w:r>
        <w:rPr>
          <w:b w:val="0"/>
        </w:rPr>
        <w:t xml:space="preserve"> </w:t>
      </w:r>
    </w:p>
    <w:p w14:paraId="558730B8" w14:textId="53B9DB0A" w:rsidR="00F634ED" w:rsidRDefault="00000000">
      <w:pPr>
        <w:ind w:left="127" w:right="107"/>
      </w:pPr>
      <w:r>
        <w:t xml:space="preserve">Un Torneo inicia oficialmente cuando el primer servicio del primer partido es efectuado. Un partido da inicio oficialmente cuando el </w:t>
      </w:r>
      <w:del w:id="404" w:author="ALVARO SANCHEZ-CID ROMAN" w:date="2024-01-06T20:08:00Z">
        <w:r w:rsidDel="00D974C2">
          <w:delText>primer servicio es efectuado.</w:delText>
        </w:r>
      </w:del>
      <w:ins w:id="405" w:author="ALVARO SANCHEZ-CID ROMAN" w:date="2024-01-06T20:08:00Z">
        <w:r w:rsidR="00D974C2">
          <w:t xml:space="preserve">Juez de Pista canta el resultado inicial 0-0-2 en partidos de dobles, 0-0 en individuales o </w:t>
        </w:r>
        <w:proofErr w:type="spellStart"/>
        <w:r w:rsidR="00D974C2">
          <w:t>mini-</w:t>
        </w:r>
        <w:proofErr w:type="gramStart"/>
        <w:r w:rsidR="00D974C2">
          <w:t>singles</w:t>
        </w:r>
        <w:proofErr w:type="spellEnd"/>
        <w:proofErr w:type="gramEnd"/>
        <w:r w:rsidR="00D974C2">
          <w:t>.</w:t>
        </w:r>
      </w:ins>
      <w:r>
        <w:t xml:space="preserve"> </w:t>
      </w:r>
    </w:p>
    <w:p w14:paraId="3E64E8AC" w14:textId="77777777" w:rsidR="00F634ED" w:rsidRDefault="00000000">
      <w:pPr>
        <w:spacing w:after="0" w:line="259" w:lineRule="auto"/>
        <w:ind w:left="0" w:firstLine="0"/>
        <w:jc w:val="left"/>
      </w:pPr>
      <w:r>
        <w:rPr>
          <w:sz w:val="26"/>
        </w:rPr>
        <w:t xml:space="preserve"> </w:t>
      </w:r>
    </w:p>
    <w:p w14:paraId="6E7CD051" w14:textId="40B0FED0" w:rsidR="008D225F" w:rsidRDefault="00000000">
      <w:pPr>
        <w:pStyle w:val="Ttulo2"/>
        <w:ind w:right="174"/>
        <w:rPr>
          <w:b w:val="0"/>
        </w:rPr>
      </w:pPr>
      <w:r>
        <w:rPr>
          <w:b w:val="0"/>
          <w:sz w:val="13"/>
        </w:rPr>
        <w:t xml:space="preserve"> </w:t>
      </w:r>
      <w:r>
        <w:t xml:space="preserve">E   DESCANSO DE LOS JUGADORES, </w:t>
      </w:r>
      <w:del w:id="406" w:author="ALVARO SANCHEZ-CID ROMAN" w:date="2024-01-06T20:54:00Z">
        <w:r w:rsidDel="003210DE">
          <w:delText>CONDICIONES MÉDICAS Y TRATAMIENTO</w:delText>
        </w:r>
        <w:r w:rsidDel="003210DE">
          <w:rPr>
            <w:b w:val="0"/>
          </w:rPr>
          <w:delText xml:space="preserve"> </w:delText>
        </w:r>
      </w:del>
      <w:ins w:id="407" w:author="ALVARO SANCHEZ-CID ROMAN" w:date="2024-01-06T20:54:00Z">
        <w:r w:rsidR="003210DE">
          <w:t>TIEMPOS MUERTOS</w:t>
        </w:r>
      </w:ins>
    </w:p>
    <w:p w14:paraId="403EE28E" w14:textId="36DDF315" w:rsidR="00F634ED" w:rsidDel="00D974C2" w:rsidRDefault="00000000" w:rsidP="00D974C2">
      <w:pPr>
        <w:pStyle w:val="Ttulo2"/>
        <w:ind w:right="174" w:firstLine="132"/>
        <w:rPr>
          <w:del w:id="408" w:author="ALVARO SANCHEZ-CID ROMAN" w:date="2024-01-06T20:10:00Z"/>
        </w:rPr>
      </w:pPr>
      <w:r>
        <w:t xml:space="preserve">1    </w:t>
      </w:r>
      <w:del w:id="409" w:author="ALVARO SANCHEZ-CID ROMAN" w:date="2024-01-06T20:10:00Z">
        <w:r w:rsidDel="00D974C2">
          <w:delText>Entre Torneos</w:delText>
        </w:r>
        <w:r w:rsidDel="00D974C2">
          <w:rPr>
            <w:b w:val="0"/>
          </w:rPr>
          <w:delText xml:space="preserve"> </w:delText>
        </w:r>
      </w:del>
    </w:p>
    <w:p w14:paraId="478633C8" w14:textId="7BC33BFA" w:rsidR="00F634ED" w:rsidRDefault="00000000" w:rsidP="00D974C2">
      <w:pPr>
        <w:ind w:left="473" w:right="107"/>
      </w:pPr>
      <w:del w:id="410" w:author="ALVARO SANCHEZ-CID ROMAN" w:date="2024-01-06T20:10:00Z">
        <w:r w:rsidDel="00D974C2">
          <w:delText xml:space="preserve">Si un Juez Árbitro recibe comunicación del Juez Árbitro de un Torneo jugado la semana anterior informándole que existe un Jugador con dificultades razonables para llegar a tiempo al Torneo debido a que acaba de ser eliminado, deberá dentro de lo posible darle un día entero de descanso entre dicho partido y el primero de cuadro principal que deba disputar en el siguiente torneo, a menos que las condiciones climatológicas u otras condiciones inevitables hayan causado serios trastornos al Orden de Juego. </w:delText>
        </w:r>
      </w:del>
    </w:p>
    <w:p w14:paraId="027D6377" w14:textId="77777777" w:rsidR="00F634ED" w:rsidRDefault="00000000">
      <w:pPr>
        <w:spacing w:after="0" w:line="259" w:lineRule="auto"/>
        <w:ind w:left="0" w:firstLine="0"/>
        <w:jc w:val="left"/>
      </w:pPr>
      <w:r>
        <w:rPr>
          <w:sz w:val="26"/>
        </w:rPr>
        <w:t xml:space="preserve"> </w:t>
      </w:r>
    </w:p>
    <w:p w14:paraId="1F5D7D9C" w14:textId="63B440EB" w:rsidR="00F634ED" w:rsidRDefault="00000000">
      <w:pPr>
        <w:pStyle w:val="Ttulo2"/>
        <w:ind w:left="137" w:right="174"/>
      </w:pPr>
      <w:r>
        <w:t xml:space="preserve">2    </w:t>
      </w:r>
      <w:del w:id="411" w:author="ALVARO SANCHEZ-CID ROMAN" w:date="2024-01-06T20:14:00Z">
        <w:r w:rsidDel="002A13D6">
          <w:delText>Entre la Fase Previa y el Cuadro Principal</w:delText>
        </w:r>
        <w:r w:rsidDel="002A13D6">
          <w:rPr>
            <w:b w:val="0"/>
          </w:rPr>
          <w:delText xml:space="preserve"> </w:delText>
        </w:r>
      </w:del>
    </w:p>
    <w:p w14:paraId="60A8980C" w14:textId="08E92314" w:rsidR="00F634ED" w:rsidDel="002A13D6" w:rsidRDefault="00000000">
      <w:pPr>
        <w:ind w:left="473" w:right="107"/>
        <w:rPr>
          <w:del w:id="412" w:author="ALVARO SANCHEZ-CID ROMAN" w:date="2024-01-06T20:14:00Z"/>
        </w:rPr>
      </w:pPr>
      <w:del w:id="413" w:author="ALVARO SANCHEZ-CID ROMAN" w:date="2024-01-06T20:14:00Z">
        <w:r w:rsidDel="002A13D6">
          <w:delText xml:space="preserve">A menos que se den circunstancias excepcionales, ningún Jugador podrá ser requerido a jugar su partido de primera ronda del Cuadro Principal hasta doce (12) horas después del final de su partido final de clasificación de la Fase Previa. Si un Jugador disputa dos partidos de la Fase Previa Individual en un día, no debería siempre que fuera posible ser requerido al día siguiente a jugar su partido de primera ronda del Cuadro Principal a menos que dicho Jugador entre en el Cuadro Principal como “Lucky Loser”. </w:delText>
        </w:r>
      </w:del>
    </w:p>
    <w:p w14:paraId="3EDDF50D" w14:textId="72F35AD4" w:rsidR="00F634ED" w:rsidRDefault="00000000">
      <w:pPr>
        <w:spacing w:after="0" w:line="259" w:lineRule="auto"/>
        <w:ind w:left="0" w:firstLine="0"/>
        <w:jc w:val="left"/>
      </w:pPr>
      <w:del w:id="414" w:author="ALVARO SANCHEZ-CID ROMAN" w:date="2024-01-06T20:14:00Z">
        <w:r w:rsidDel="002A13D6">
          <w:rPr>
            <w:sz w:val="26"/>
          </w:rPr>
          <w:delText xml:space="preserve"> </w:delText>
        </w:r>
      </w:del>
    </w:p>
    <w:p w14:paraId="640ED4C1" w14:textId="06D6B4B5" w:rsidR="00F634ED" w:rsidRDefault="003210DE">
      <w:pPr>
        <w:pStyle w:val="Ttulo2"/>
        <w:ind w:left="137" w:right="174"/>
      </w:pPr>
      <w:ins w:id="415" w:author="ALVARO SANCHEZ-CID ROMAN" w:date="2024-01-06T20:55:00Z">
        <w:r>
          <w:t>1</w:t>
        </w:r>
      </w:ins>
      <w:del w:id="416" w:author="ALVARO SANCHEZ-CID ROMAN" w:date="2024-01-06T20:55:00Z">
        <w:r w:rsidDel="003210DE">
          <w:delText>3</w:delText>
        </w:r>
      </w:del>
      <w:r>
        <w:t xml:space="preserve">    Entre partidos</w:t>
      </w:r>
      <w:r>
        <w:rPr>
          <w:b w:val="0"/>
        </w:rPr>
        <w:t xml:space="preserve"> </w:t>
      </w:r>
      <w:ins w:id="417" w:author="ALVARO SANCHEZ-CID ROMAN" w:date="2024-01-07T11:37:00Z">
        <w:r w:rsidR="005B67E6">
          <w:rPr>
            <w:b w:val="0"/>
          </w:rPr>
          <w:t>(</w:t>
        </w:r>
      </w:ins>
      <w:ins w:id="418" w:author="ALVARO SANCHEZ-CID ROMAN" w:date="2024-01-07T20:40:00Z">
        <w:r w:rsidR="002F4843">
          <w:rPr>
            <w:b w:val="0"/>
          </w:rPr>
          <w:t>Regla</w:t>
        </w:r>
      </w:ins>
      <w:ins w:id="419" w:author="ALVARO SANCHEZ-CID ROMAN" w:date="2024-01-07T11:37:00Z">
        <w:r w:rsidR="005B67E6">
          <w:rPr>
            <w:b w:val="0"/>
          </w:rPr>
          <w:t xml:space="preserve"> 10.F)</w:t>
        </w:r>
      </w:ins>
    </w:p>
    <w:p w14:paraId="5DF3D875" w14:textId="3EB50FAA" w:rsidR="005B67E6" w:rsidRDefault="005B67E6" w:rsidP="002A13D6">
      <w:pPr>
        <w:ind w:left="473" w:right="107"/>
        <w:rPr>
          <w:ins w:id="420" w:author="ALVARO SANCHEZ-CID ROMAN" w:date="2024-01-07T11:37:00Z"/>
        </w:rPr>
      </w:pPr>
      <w:ins w:id="421" w:author="ALVARO SANCHEZ-CID ROMAN" w:date="2024-01-07T11:37:00Z">
        <w:r w:rsidRPr="005B67E6">
          <w:t xml:space="preserve">El tiempo estándar entre partidos es de 10 minutos. Si todos los jugadores están listos para jugar antes de los 10 minutos, el partido puede comenzar antes. </w:t>
        </w:r>
      </w:ins>
    </w:p>
    <w:p w14:paraId="501C9A27" w14:textId="7E961014" w:rsidR="005B67E6" w:rsidRDefault="005B67E6" w:rsidP="005B67E6">
      <w:pPr>
        <w:ind w:left="993" w:right="107" w:hanging="284"/>
        <w:rPr>
          <w:ins w:id="422" w:author="ALVARO SANCHEZ-CID ROMAN" w:date="2024-01-07T11:37:00Z"/>
        </w:rPr>
      </w:pPr>
      <w:ins w:id="423" w:author="ALVARO SANCHEZ-CID ROMAN" w:date="2024-01-07T11:37:00Z">
        <w:r w:rsidRPr="005B67E6">
          <w:t>1. En un partido de campeonato con un partido de desempate: si el ganador del grupo de perdedores derrota al ganador del grupo de ganadores, entonces se debe jugar un partido de desempate a 15 puntos. El tiempo estándar entre el partido de campeonato y el de desempate es de 10 minutos. (Campeonatos con sistema de doble eliminación)</w:t>
        </w:r>
      </w:ins>
    </w:p>
    <w:p w14:paraId="023FE4E9" w14:textId="083764A4" w:rsidR="008D225F" w:rsidDel="002A13D6" w:rsidRDefault="00000000" w:rsidP="002A13D6">
      <w:pPr>
        <w:ind w:left="473" w:right="107"/>
        <w:rPr>
          <w:del w:id="424" w:author="ALVARO SANCHEZ-CID ROMAN" w:date="2024-01-06T20:15:00Z"/>
        </w:rPr>
      </w:pPr>
      <w:del w:id="425" w:author="ALVARO SANCHEZ-CID ROMAN" w:date="2024-01-06T20:15:00Z">
        <w:r w:rsidDel="002A13D6">
          <w:delText xml:space="preserve">Excepto cuando las condiciones climatológicas u otras condiciones inevitables hayan causado serios trastornos al Orden de Juego, los Jugadores podrán ser requeridos a jugar un máximo de un Individual y un Doble por día, los cuales no podrán ser programados para jugar con menos de doce (12) horas de descanso desde su último partido del día anterior. Cuando sea necesario programarle más de un partido para el mismo día, el jugador deberá recibir (a menos que deba disputar las </w:delText>
        </w:r>
        <w:r w:rsidDel="002A13D6">
          <w:lastRenderedPageBreak/>
          <w:delText xml:space="preserve">finales de Individual y de Dobles de manera consecutiva) los siguientes períodos de descanso mínimos: </w:delText>
        </w:r>
      </w:del>
    </w:p>
    <w:p w14:paraId="154AA3BA" w14:textId="46324380" w:rsidR="008D225F" w:rsidDel="002A13D6" w:rsidRDefault="00000000" w:rsidP="002A13D6">
      <w:pPr>
        <w:ind w:left="473" w:right="107"/>
        <w:rPr>
          <w:del w:id="426" w:author="ALVARO SANCHEZ-CID ROMAN" w:date="2024-01-06T20:15:00Z"/>
        </w:rPr>
      </w:pPr>
      <w:del w:id="427" w:author="ALVARO SANCHEZ-CID ROMAN" w:date="2024-01-06T20:15:00Z">
        <w:r w:rsidDel="002A13D6">
          <w:rPr>
            <w:b/>
          </w:rPr>
          <w:delText xml:space="preserve">a    </w:delText>
        </w:r>
        <w:r w:rsidDel="002A13D6">
          <w:delText xml:space="preserve">Si jugó menos de una hora - media hora de descanso </w:delText>
        </w:r>
      </w:del>
    </w:p>
    <w:p w14:paraId="7057DFF5" w14:textId="491BF36D" w:rsidR="008D225F" w:rsidDel="002A13D6" w:rsidRDefault="00000000" w:rsidP="002A13D6">
      <w:pPr>
        <w:ind w:left="473" w:right="107"/>
        <w:rPr>
          <w:del w:id="428" w:author="ALVARO SANCHEZ-CID ROMAN" w:date="2024-01-06T20:15:00Z"/>
        </w:rPr>
      </w:pPr>
      <w:del w:id="429" w:author="ALVARO SANCHEZ-CID ROMAN" w:date="2024-01-06T20:15:00Z">
        <w:r w:rsidDel="002A13D6">
          <w:rPr>
            <w:b/>
          </w:rPr>
          <w:delText xml:space="preserve">b    </w:delText>
        </w:r>
        <w:r w:rsidDel="002A13D6">
          <w:delText xml:space="preserve">Si jugó entre 1 y 1 hora y media - 1 hora de descanso </w:delText>
        </w:r>
      </w:del>
    </w:p>
    <w:p w14:paraId="2804D292" w14:textId="1DF99028" w:rsidR="00F634ED" w:rsidRDefault="00000000" w:rsidP="002A13D6">
      <w:pPr>
        <w:ind w:left="473" w:right="107"/>
      </w:pPr>
      <w:del w:id="430" w:author="ALVARO SANCHEZ-CID ROMAN" w:date="2024-01-06T20:15:00Z">
        <w:r w:rsidDel="002A13D6">
          <w:rPr>
            <w:b/>
          </w:rPr>
          <w:delText xml:space="preserve">c    </w:delText>
        </w:r>
        <w:r w:rsidDel="002A13D6">
          <w:delText xml:space="preserve">Si jugó más de una hora y media - 1 hora y media de descanso </w:delText>
        </w:r>
      </w:del>
    </w:p>
    <w:p w14:paraId="5C0EF870" w14:textId="77777777" w:rsidR="00F634ED" w:rsidRDefault="00000000">
      <w:pPr>
        <w:spacing w:after="1" w:line="259" w:lineRule="auto"/>
        <w:ind w:left="473" w:firstLine="0"/>
        <w:jc w:val="left"/>
      </w:pPr>
      <w:r>
        <w:t xml:space="preserve"> </w:t>
      </w:r>
    </w:p>
    <w:p w14:paraId="4F34FFF0" w14:textId="05877404" w:rsidR="008D225F" w:rsidRPr="003210DE" w:rsidRDefault="00000000" w:rsidP="003210DE">
      <w:pPr>
        <w:pStyle w:val="Ttulo2"/>
        <w:spacing w:line="444" w:lineRule="auto"/>
        <w:ind w:left="473" w:right="3" w:hanging="473"/>
        <w:rPr>
          <w:bCs/>
          <w:rPrChange w:id="431" w:author="ALVARO SANCHEZ-CID ROMAN" w:date="2024-01-06T20:56:00Z">
            <w:rPr>
              <w:b w:val="0"/>
            </w:rPr>
          </w:rPrChange>
        </w:rPr>
      </w:pPr>
      <w:r w:rsidRPr="003210DE">
        <w:rPr>
          <w:bCs/>
          <w:sz w:val="13"/>
        </w:rPr>
        <w:t xml:space="preserve"> </w:t>
      </w:r>
      <w:ins w:id="432" w:author="ALVARO SANCHEZ-CID ROMAN" w:date="2024-01-06T20:55:00Z">
        <w:r w:rsidR="003210DE" w:rsidRPr="003210DE">
          <w:rPr>
            <w:bCs/>
          </w:rPr>
          <w:t>2</w:t>
        </w:r>
      </w:ins>
      <w:del w:id="433" w:author="ALVARO SANCHEZ-CID ROMAN" w:date="2024-01-06T20:55:00Z">
        <w:r w:rsidRPr="003210DE" w:rsidDel="003210DE">
          <w:rPr>
            <w:bCs/>
          </w:rPr>
          <w:delText>4</w:delText>
        </w:r>
      </w:del>
      <w:r w:rsidRPr="003210DE">
        <w:rPr>
          <w:bCs/>
        </w:rPr>
        <w:t xml:space="preserve">   </w:t>
      </w:r>
      <w:ins w:id="434" w:author="ALVARO SANCHEZ-CID ROMAN" w:date="2024-01-06T20:55:00Z">
        <w:r w:rsidR="003210DE" w:rsidRPr="003210DE">
          <w:rPr>
            <w:bCs/>
          </w:rPr>
          <w:t>Tiempos Muertos</w:t>
        </w:r>
      </w:ins>
      <w:ins w:id="435" w:author="ALVARO SANCHEZ-CID ROMAN" w:date="2024-01-06T21:04:00Z">
        <w:r w:rsidR="004339F2">
          <w:rPr>
            <w:bCs/>
          </w:rPr>
          <w:t xml:space="preserve"> </w:t>
        </w:r>
        <w:r w:rsidR="004339F2" w:rsidRPr="004339F2">
          <w:rPr>
            <w:b w:val="0"/>
          </w:rPr>
          <w:t>(Sección 10)</w:t>
        </w:r>
      </w:ins>
      <w:del w:id="436" w:author="ALVARO SANCHEZ-CID ROMAN" w:date="2024-01-06T20:55:00Z">
        <w:r w:rsidRPr="003210DE" w:rsidDel="003210DE">
          <w:rPr>
            <w:bCs/>
          </w:rPr>
          <w:delText>Situaciones médicas</w:delText>
        </w:r>
        <w:r w:rsidRPr="003210DE" w:rsidDel="003210DE">
          <w:rPr>
            <w:bCs/>
            <w:rPrChange w:id="437" w:author="ALVARO SANCHEZ-CID ROMAN" w:date="2024-01-06T20:56:00Z">
              <w:rPr>
                <w:b w:val="0"/>
              </w:rPr>
            </w:rPrChange>
          </w:rPr>
          <w:delText xml:space="preserve"> </w:delText>
        </w:r>
      </w:del>
    </w:p>
    <w:p w14:paraId="455DD2E1" w14:textId="0ED26A0F" w:rsidR="00F634ED" w:rsidRDefault="00000000" w:rsidP="003210DE">
      <w:pPr>
        <w:pStyle w:val="Ttulo2"/>
        <w:spacing w:line="444" w:lineRule="auto"/>
        <w:ind w:left="473" w:right="3" w:hanging="331"/>
      </w:pPr>
      <w:r>
        <w:t xml:space="preserve">a    </w:t>
      </w:r>
      <w:ins w:id="438" w:author="ALVARO SANCHEZ-CID ROMAN" w:date="2024-01-06T20:59:00Z">
        <w:r w:rsidR="003210DE" w:rsidRPr="003210DE">
          <w:rPr>
            <w:bCs/>
          </w:rPr>
          <w:t xml:space="preserve">Tiempo Muerto </w:t>
        </w:r>
      </w:ins>
      <w:ins w:id="439" w:author="ALVARO SANCHEZ-CID ROMAN" w:date="2024-01-06T21:08:00Z">
        <w:r w:rsidR="004339F2">
          <w:rPr>
            <w:bCs/>
          </w:rPr>
          <w:t>E</w:t>
        </w:r>
      </w:ins>
      <w:ins w:id="440" w:author="ALVARO SANCHEZ-CID ROMAN" w:date="2024-01-06T21:04:00Z">
        <w:r w:rsidR="004339F2">
          <w:rPr>
            <w:bCs/>
          </w:rPr>
          <w:t xml:space="preserve">stándar </w:t>
        </w:r>
        <w:r w:rsidR="004339F2" w:rsidRPr="004339F2">
          <w:rPr>
            <w:b w:val="0"/>
          </w:rPr>
          <w:t>(</w:t>
        </w:r>
      </w:ins>
      <w:ins w:id="441" w:author="ALVARO SANCHEZ-CID ROMAN" w:date="2024-01-07T20:40:00Z">
        <w:r w:rsidR="002F4843">
          <w:rPr>
            <w:b w:val="0"/>
          </w:rPr>
          <w:t>Regla</w:t>
        </w:r>
      </w:ins>
      <w:ins w:id="442" w:author="ALVARO SANCHEZ-CID ROMAN" w:date="2024-01-06T21:04:00Z">
        <w:r w:rsidR="004339F2" w:rsidRPr="004339F2">
          <w:rPr>
            <w:b w:val="0"/>
          </w:rPr>
          <w:t xml:space="preserve"> 10.A)</w:t>
        </w:r>
      </w:ins>
      <w:del w:id="443" w:author="ALVARO SANCHEZ-CID ROMAN" w:date="2024-01-06T20:59:00Z">
        <w:r w:rsidRPr="003210DE" w:rsidDel="003210DE">
          <w:rPr>
            <w:bCs/>
          </w:rPr>
          <w:delText>Condición</w:delText>
        </w:r>
        <w:r w:rsidDel="003210DE">
          <w:delText xml:space="preserve"> Médica</w:delText>
        </w:r>
        <w:r w:rsidDel="003210DE">
          <w:rPr>
            <w:b w:val="0"/>
          </w:rPr>
          <w:delText xml:space="preserve"> </w:delText>
        </w:r>
      </w:del>
    </w:p>
    <w:p w14:paraId="23E8B794" w14:textId="23FDAC52" w:rsidR="003210DE" w:rsidRDefault="004339F2">
      <w:pPr>
        <w:ind w:right="107"/>
        <w:rPr>
          <w:ins w:id="444" w:author="ALVARO SANCHEZ-CID ROMAN" w:date="2024-01-06T21:06:00Z"/>
        </w:rPr>
      </w:pPr>
      <w:ins w:id="445" w:author="ALVARO SANCHEZ-CID ROMAN" w:date="2024-01-06T21:06:00Z">
        <w:r w:rsidRPr="004339F2">
          <w:t>Un jugador o equipo tiene derecho a dos tiempos muertos por juegos de 11 o 15 puntos y tres tiempos muertos por un juego de 21 puntos</w:t>
        </w:r>
        <w:r>
          <w:t xml:space="preserve">, de un minuto de </w:t>
        </w:r>
        <w:commentRangeStart w:id="446"/>
        <w:r>
          <w:t>duración</w:t>
        </w:r>
      </w:ins>
      <w:commentRangeEnd w:id="446"/>
      <w:ins w:id="447" w:author="ALVARO SANCHEZ-CID ROMAN" w:date="2024-01-06T21:10:00Z">
        <w:r>
          <w:rPr>
            <w:rStyle w:val="Refdecomentario"/>
          </w:rPr>
          <w:commentReference w:id="446"/>
        </w:r>
      </w:ins>
      <w:ins w:id="448" w:author="ALVARO SANCHEZ-CID ROMAN" w:date="2024-01-06T21:06:00Z">
        <w:r>
          <w:t>.</w:t>
        </w:r>
      </w:ins>
    </w:p>
    <w:p w14:paraId="24707BC3" w14:textId="77777777" w:rsidR="004339F2" w:rsidRDefault="004339F2">
      <w:pPr>
        <w:ind w:right="107"/>
        <w:rPr>
          <w:ins w:id="449" w:author="ALVARO SANCHEZ-CID ROMAN" w:date="2024-01-06T21:01:00Z"/>
        </w:rPr>
      </w:pPr>
    </w:p>
    <w:p w14:paraId="3B6FD4AF" w14:textId="095F3108" w:rsidR="00F634ED" w:rsidDel="003210DE" w:rsidRDefault="00000000">
      <w:pPr>
        <w:ind w:right="107"/>
        <w:rPr>
          <w:del w:id="450" w:author="ALVARO SANCHEZ-CID ROMAN" w:date="2024-01-06T21:01:00Z"/>
        </w:rPr>
      </w:pPr>
      <w:del w:id="451" w:author="ALVARO SANCHEZ-CID ROMAN" w:date="2024-01-06T21:01:00Z">
        <w:r w:rsidDel="003210DE">
          <w:delText xml:space="preserve">Una condición médica es una indisposición física o una lesión músculo esquelética que justifique una evaluación médica y/o tratamiento médico realizado por el Fisioterapeuta del Torneo durante el calentamiento o el partido. </w:delText>
        </w:r>
      </w:del>
    </w:p>
    <w:p w14:paraId="4C3F1A56" w14:textId="4957F432" w:rsidR="00F634ED" w:rsidDel="003210DE" w:rsidRDefault="00000000">
      <w:pPr>
        <w:spacing w:after="0" w:line="259" w:lineRule="auto"/>
        <w:ind w:left="0" w:firstLine="0"/>
        <w:jc w:val="left"/>
        <w:rPr>
          <w:del w:id="452" w:author="ALVARO SANCHEZ-CID ROMAN" w:date="2024-01-06T21:01:00Z"/>
        </w:rPr>
      </w:pPr>
      <w:del w:id="453" w:author="ALVARO SANCHEZ-CID ROMAN" w:date="2024-01-06T21:01:00Z">
        <w:r w:rsidDel="003210DE">
          <w:rPr>
            <w:sz w:val="28"/>
          </w:rPr>
          <w:delText xml:space="preserve"> </w:delText>
        </w:r>
      </w:del>
    </w:p>
    <w:p w14:paraId="419F8F58" w14:textId="0A9362EE" w:rsidR="008D225F" w:rsidDel="003210DE" w:rsidRDefault="00000000">
      <w:pPr>
        <w:numPr>
          <w:ilvl w:val="0"/>
          <w:numId w:val="15"/>
        </w:numPr>
        <w:ind w:right="107" w:hanging="343"/>
        <w:rPr>
          <w:del w:id="454" w:author="ALVARO SANCHEZ-CID ROMAN" w:date="2024-01-06T21:01:00Z"/>
        </w:rPr>
      </w:pPr>
      <w:del w:id="455" w:author="ALVARO SANCHEZ-CID ROMAN" w:date="2024-01-06T21:01:00Z">
        <w:r w:rsidDel="003210DE">
          <w:delText xml:space="preserve">Condiciones Médicas Tratables </w:delText>
        </w:r>
      </w:del>
    </w:p>
    <w:p w14:paraId="2BE22A23" w14:textId="7A6CD0F9" w:rsidR="00F634ED" w:rsidDel="003210DE" w:rsidRDefault="00000000" w:rsidP="008D225F">
      <w:pPr>
        <w:ind w:left="687" w:right="107" w:firstLine="0"/>
        <w:rPr>
          <w:del w:id="456" w:author="ALVARO SANCHEZ-CID ROMAN" w:date="2024-01-06T21:01:00Z"/>
        </w:rPr>
      </w:pPr>
      <w:del w:id="457" w:author="ALVARO SANCHEZ-CID ROMAN" w:date="2024-01-06T21:01:00Z">
        <w:r w:rsidDel="003210DE">
          <w:rPr>
            <w:rFonts w:ascii="Courier New" w:eastAsia="Courier New" w:hAnsi="Courier New" w:cs="Courier New"/>
          </w:rPr>
          <w:delText xml:space="preserve">o </w:delText>
        </w:r>
        <w:r w:rsidDel="003210DE">
          <w:delText xml:space="preserve">Condición médica aguda: el repentino desarrollo de una indisposición física o una lesión músculo esquelética, durante el calentamiento o el partido, que requiera atención médica inmediata. </w:delText>
        </w:r>
      </w:del>
    </w:p>
    <w:p w14:paraId="1E7752D7" w14:textId="3CB45B75" w:rsidR="00F634ED" w:rsidDel="003210DE" w:rsidRDefault="00000000">
      <w:pPr>
        <w:numPr>
          <w:ilvl w:val="1"/>
          <w:numId w:val="15"/>
        </w:numPr>
        <w:ind w:right="107" w:hanging="360"/>
        <w:rPr>
          <w:del w:id="458" w:author="ALVARO SANCHEZ-CID ROMAN" w:date="2024-01-06T21:01:00Z"/>
        </w:rPr>
      </w:pPr>
      <w:del w:id="459" w:author="ALVARO SANCHEZ-CID ROMAN" w:date="2024-01-06T21:01:00Z">
        <w:r w:rsidDel="003210DE">
          <w:delText xml:space="preserve">Condición médica no aguda: una indisposición física o una lesión músculo- esquelética que se desarrolle o agrave durante el calentamiento o el partido y que requiera atención médica durante el cambio de lado o en los descansos entre sets. </w:delText>
        </w:r>
      </w:del>
    </w:p>
    <w:p w14:paraId="62B1B894" w14:textId="2A60B256" w:rsidR="00F634ED" w:rsidDel="003210DE" w:rsidRDefault="00000000">
      <w:pPr>
        <w:spacing w:after="0" w:line="259" w:lineRule="auto"/>
        <w:ind w:left="0" w:firstLine="0"/>
        <w:jc w:val="left"/>
        <w:rPr>
          <w:del w:id="460" w:author="ALVARO SANCHEZ-CID ROMAN" w:date="2024-01-06T21:01:00Z"/>
        </w:rPr>
      </w:pPr>
      <w:del w:id="461" w:author="ALVARO SANCHEZ-CID ROMAN" w:date="2024-01-06T21:01:00Z">
        <w:r w:rsidDel="003210DE">
          <w:rPr>
            <w:sz w:val="28"/>
          </w:rPr>
          <w:delText xml:space="preserve"> </w:delText>
        </w:r>
      </w:del>
    </w:p>
    <w:p w14:paraId="338A533F" w14:textId="3ABC7A19" w:rsidR="008D225F" w:rsidDel="003210DE" w:rsidRDefault="00000000">
      <w:pPr>
        <w:numPr>
          <w:ilvl w:val="0"/>
          <w:numId w:val="15"/>
        </w:numPr>
        <w:ind w:right="107" w:hanging="343"/>
        <w:rPr>
          <w:del w:id="462" w:author="ALVARO SANCHEZ-CID ROMAN" w:date="2024-01-06T21:01:00Z"/>
        </w:rPr>
      </w:pPr>
      <w:del w:id="463" w:author="ALVARO SANCHEZ-CID ROMAN" w:date="2024-01-06T21:01:00Z">
        <w:r w:rsidDel="003210DE">
          <w:delText xml:space="preserve">Condiciones Médicas No Tratables </w:delText>
        </w:r>
      </w:del>
    </w:p>
    <w:p w14:paraId="5702E1A0" w14:textId="372D1DF3" w:rsidR="00F634ED" w:rsidDel="003210DE" w:rsidRDefault="00000000" w:rsidP="008D225F">
      <w:pPr>
        <w:ind w:left="687" w:right="107" w:firstLine="0"/>
        <w:rPr>
          <w:del w:id="464" w:author="ALVARO SANCHEZ-CID ROMAN" w:date="2024-01-06T21:01:00Z"/>
        </w:rPr>
      </w:pPr>
      <w:del w:id="465" w:author="ALVARO SANCHEZ-CID ROMAN" w:date="2024-01-06T21:01:00Z">
        <w:r w:rsidDel="003210DE">
          <w:rPr>
            <w:rFonts w:ascii="Courier New" w:eastAsia="Courier New" w:hAnsi="Courier New" w:cs="Courier New"/>
          </w:rPr>
          <w:delText xml:space="preserve">o </w:delText>
        </w:r>
        <w:r w:rsidDel="003210DE">
          <w:delText xml:space="preserve">Cualquier condición médica que no pueda ser tratada apropiadamente o no pueda ser mejorada mediante el tratamiento médico disponible en el tiempo permitido. </w:delText>
        </w:r>
      </w:del>
    </w:p>
    <w:p w14:paraId="2496AB7E" w14:textId="0CD30CE1" w:rsidR="00F634ED" w:rsidDel="003210DE" w:rsidRDefault="00000000">
      <w:pPr>
        <w:numPr>
          <w:ilvl w:val="1"/>
          <w:numId w:val="15"/>
        </w:numPr>
        <w:ind w:right="107" w:hanging="360"/>
        <w:rPr>
          <w:del w:id="466" w:author="ALVARO SANCHEZ-CID ROMAN" w:date="2024-01-06T21:01:00Z"/>
        </w:rPr>
      </w:pPr>
      <w:del w:id="467" w:author="ALVARO SANCHEZ-CID ROMAN" w:date="2024-01-06T21:01:00Z">
        <w:r w:rsidDel="003210DE">
          <w:delText xml:space="preserve">Cualquier condición médica (incluidos síntomas) que no se haya desarrollado ni agravado durante el calentamiento o el partido. </w:delText>
        </w:r>
      </w:del>
    </w:p>
    <w:p w14:paraId="433DB79F" w14:textId="363325D5" w:rsidR="00F634ED" w:rsidDel="003210DE" w:rsidRDefault="00000000">
      <w:pPr>
        <w:numPr>
          <w:ilvl w:val="1"/>
          <w:numId w:val="15"/>
        </w:numPr>
        <w:ind w:right="107" w:hanging="360"/>
        <w:rPr>
          <w:del w:id="468" w:author="ALVARO SANCHEZ-CID ROMAN" w:date="2024-01-06T21:01:00Z"/>
        </w:rPr>
      </w:pPr>
      <w:del w:id="469" w:author="ALVARO SANCHEZ-CID ROMAN" w:date="2024-01-06T21:01:00Z">
        <w:r w:rsidDel="003210DE">
          <w:delText xml:space="preserve">Fatiga. </w:delText>
        </w:r>
      </w:del>
    </w:p>
    <w:p w14:paraId="31BA271A" w14:textId="65A2CFCA" w:rsidR="00F634ED" w:rsidDel="003210DE" w:rsidRDefault="00000000">
      <w:pPr>
        <w:numPr>
          <w:ilvl w:val="1"/>
          <w:numId w:val="15"/>
        </w:numPr>
        <w:ind w:right="107" w:hanging="360"/>
        <w:rPr>
          <w:del w:id="470" w:author="ALVARO SANCHEZ-CID ROMAN" w:date="2024-01-06T21:01:00Z"/>
        </w:rPr>
      </w:pPr>
      <w:del w:id="471" w:author="ALVARO SANCHEZ-CID ROMAN" w:date="2024-01-06T21:01:00Z">
        <w:r w:rsidDel="003210DE">
          <w:delText xml:space="preserve">Cualquier condición médica que requiera inyecciones o infusiones intravenosas, excepto para las personas diabéticas, quienes deberán aportar certificado médico con anterioridad, y podrán entonces administrarse inyecciones subcutáneas de insulina.  </w:delText>
        </w:r>
      </w:del>
    </w:p>
    <w:p w14:paraId="4D7AF034" w14:textId="51969FA7" w:rsidR="00F634ED" w:rsidDel="003210DE" w:rsidRDefault="00000000">
      <w:pPr>
        <w:numPr>
          <w:ilvl w:val="1"/>
          <w:numId w:val="15"/>
        </w:numPr>
        <w:ind w:right="107" w:hanging="360"/>
        <w:rPr>
          <w:del w:id="472" w:author="ALVARO SANCHEZ-CID ROMAN" w:date="2024-01-06T21:01:00Z"/>
        </w:rPr>
      </w:pPr>
      <w:del w:id="473" w:author="ALVARO SANCHEZ-CID ROMAN" w:date="2024-01-06T21:01:00Z">
        <w:r w:rsidDel="003210DE">
          <w:delText xml:space="preserve">Cualquier condición médica que requiera oxígeno, excepto en los casos en los que se haya obtenido previa autorización médica federativa. Con la excepción de este punto, el uso de oxígeno suplementario no se permite en ningún momento bajo ningún motivo. </w:delText>
        </w:r>
      </w:del>
    </w:p>
    <w:p w14:paraId="005DD9FB" w14:textId="7D18A941" w:rsidR="00F634ED" w:rsidDel="003210DE" w:rsidRDefault="00000000">
      <w:pPr>
        <w:spacing w:after="0" w:line="259" w:lineRule="auto"/>
        <w:ind w:left="0" w:firstLine="0"/>
        <w:jc w:val="left"/>
        <w:rPr>
          <w:del w:id="474" w:author="ALVARO SANCHEZ-CID ROMAN" w:date="2024-01-06T21:01:00Z"/>
        </w:rPr>
      </w:pPr>
      <w:del w:id="475" w:author="ALVARO SANCHEZ-CID ROMAN" w:date="2024-01-06T21:01:00Z">
        <w:r w:rsidDel="003210DE">
          <w:rPr>
            <w:sz w:val="26"/>
          </w:rPr>
          <w:delText xml:space="preserve"> </w:delText>
        </w:r>
      </w:del>
    </w:p>
    <w:p w14:paraId="2B80128E" w14:textId="157A47B8" w:rsidR="00F634ED" w:rsidDel="003210DE" w:rsidRDefault="00000000">
      <w:pPr>
        <w:pStyle w:val="Ttulo2"/>
        <w:ind w:left="483" w:right="174"/>
        <w:rPr>
          <w:del w:id="476" w:author="ALVARO SANCHEZ-CID ROMAN" w:date="2024-01-06T21:01:00Z"/>
        </w:rPr>
      </w:pPr>
      <w:del w:id="477" w:author="ALVARO SANCHEZ-CID ROMAN" w:date="2024-01-06T21:01:00Z">
        <w:r w:rsidDel="003210DE">
          <w:delText>b    Evaluación Médica</w:delText>
        </w:r>
        <w:r w:rsidDel="003210DE">
          <w:rPr>
            <w:b w:val="0"/>
          </w:rPr>
          <w:delText xml:space="preserve"> </w:delText>
        </w:r>
      </w:del>
    </w:p>
    <w:p w14:paraId="6B54970B" w14:textId="0EE48FF7" w:rsidR="00F634ED" w:rsidDel="003210DE" w:rsidRDefault="00000000">
      <w:pPr>
        <w:ind w:right="107"/>
        <w:rPr>
          <w:del w:id="478" w:author="ALVARO SANCHEZ-CID ROMAN" w:date="2024-01-06T21:01:00Z"/>
        </w:rPr>
      </w:pPr>
      <w:del w:id="479" w:author="ALVARO SANCHEZ-CID ROMAN" w:date="2024-01-06T21:01:00Z">
        <w:r w:rsidDel="003210DE">
          <w:delText xml:space="preserve">Durante el calentamiento o el partido, el Jugador puede pedir al Juez de Silla la presencia del Fisioterapeuta del Torneo para que le evalúe durante el próximo cambio de lado o descanso entre sets. Sólo en el caso que el jugador sufra una condición médica aguda que haga necesaria la parada inmediata del juego, el Jugador podrá pedir al Juez de Silla la presencia del Fisioterapeuta del Torneo para que le evalúe inmediatamente. </w:delText>
        </w:r>
      </w:del>
    </w:p>
    <w:p w14:paraId="273377D6" w14:textId="7E977670" w:rsidR="00F634ED" w:rsidDel="003210DE" w:rsidRDefault="00000000">
      <w:pPr>
        <w:ind w:right="107"/>
        <w:rPr>
          <w:del w:id="480" w:author="ALVARO SANCHEZ-CID ROMAN" w:date="2024-01-06T21:01:00Z"/>
        </w:rPr>
      </w:pPr>
      <w:del w:id="481" w:author="ALVARO SANCHEZ-CID ROMAN" w:date="2024-01-06T21:01:00Z">
        <w:r w:rsidDel="003210DE">
          <w:delText xml:space="preserve">El propósito de la evaluación médica es determinar si el jugador sufre una condición médica tratable y, en tal caso, determinar cuándo el tratamiento médico está justificado. Dicha evaluación debería ser realizada en un tiempo razonable, teniendo en consideración tanto la condición médica del jugador como la de regla del juego continuo. A discreción del </w:delText>
        </w:r>
        <w:r w:rsidDel="003210DE">
          <w:lastRenderedPageBreak/>
          <w:delText xml:space="preserve">Fisioterapeuta del Torneo, dicha evaluación puede ser realizada con la colaboración del Doctor del Torneo y también podría realizarse fuera de la pista. </w:delText>
        </w:r>
      </w:del>
    </w:p>
    <w:p w14:paraId="7C890383" w14:textId="2180CD2A" w:rsidR="00F634ED" w:rsidDel="003210DE" w:rsidRDefault="00000000">
      <w:pPr>
        <w:ind w:right="107"/>
        <w:rPr>
          <w:del w:id="482" w:author="ALVARO SANCHEZ-CID ROMAN" w:date="2024-01-06T21:01:00Z"/>
        </w:rPr>
      </w:pPr>
      <w:del w:id="483" w:author="ALVARO SANCHEZ-CID ROMAN" w:date="2024-01-06T21:01:00Z">
        <w:r w:rsidDel="003210DE">
          <w:delText xml:space="preserve">Si el Fisioterapeuta del Torneo determina que el Jugador sufre una condición médica no tratable, se informará al Jugador que el tratamiento médico no será autorizado. </w:delText>
        </w:r>
      </w:del>
    </w:p>
    <w:p w14:paraId="2F58B054" w14:textId="654B83F2" w:rsidR="00F634ED" w:rsidRDefault="00000000">
      <w:pPr>
        <w:spacing w:after="0" w:line="259" w:lineRule="auto"/>
        <w:ind w:left="0" w:firstLine="0"/>
        <w:jc w:val="left"/>
      </w:pPr>
      <w:del w:id="484" w:author="ALVARO SANCHEZ-CID ROMAN" w:date="2024-01-06T21:01:00Z">
        <w:r w:rsidDel="003210DE">
          <w:rPr>
            <w:sz w:val="26"/>
          </w:rPr>
          <w:delText xml:space="preserve"> </w:delText>
        </w:r>
      </w:del>
    </w:p>
    <w:p w14:paraId="7871442E" w14:textId="3899FE6D" w:rsidR="00F634ED" w:rsidRDefault="004339F2">
      <w:pPr>
        <w:pStyle w:val="Ttulo2"/>
        <w:ind w:left="483" w:right="174"/>
      </w:pPr>
      <w:ins w:id="485" w:author="ALVARO SANCHEZ-CID ROMAN" w:date="2024-01-06T21:11:00Z">
        <w:r>
          <w:t>b</w:t>
        </w:r>
      </w:ins>
      <w:del w:id="486" w:author="ALVARO SANCHEZ-CID ROMAN" w:date="2024-01-06T21:11:00Z">
        <w:r w:rsidDel="004339F2">
          <w:delText>c</w:delText>
        </w:r>
      </w:del>
      <w:r>
        <w:t xml:space="preserve">    Tiempo Muerto Médico</w:t>
      </w:r>
      <w:r>
        <w:rPr>
          <w:b w:val="0"/>
        </w:rPr>
        <w:t xml:space="preserve"> </w:t>
      </w:r>
      <w:ins w:id="487" w:author="ALVARO SANCHEZ-CID ROMAN" w:date="2024-01-06T21:11:00Z">
        <w:r>
          <w:rPr>
            <w:b w:val="0"/>
          </w:rPr>
          <w:t>(</w:t>
        </w:r>
      </w:ins>
      <w:ins w:id="488" w:author="ALVARO SANCHEZ-CID ROMAN" w:date="2024-01-07T20:40:00Z">
        <w:r w:rsidR="002F4843">
          <w:rPr>
            <w:b w:val="0"/>
          </w:rPr>
          <w:t>Regla</w:t>
        </w:r>
      </w:ins>
      <w:ins w:id="489" w:author="ALVARO SANCHEZ-CID ROMAN" w:date="2024-01-06T21:11:00Z">
        <w:r>
          <w:rPr>
            <w:b w:val="0"/>
          </w:rPr>
          <w:t xml:space="preserve"> 10.B)</w:t>
        </w:r>
      </w:ins>
    </w:p>
    <w:p w14:paraId="4FD66260" w14:textId="46A9E330" w:rsidR="000C7009" w:rsidRDefault="00892E61">
      <w:pPr>
        <w:ind w:right="107"/>
        <w:rPr>
          <w:ins w:id="490" w:author="ALVARO SANCHEZ-CID ROMAN" w:date="2024-01-06T21:17:00Z"/>
        </w:rPr>
      </w:pPr>
      <w:ins w:id="491" w:author="ALVARO SANCHEZ-CID ROMAN" w:date="2024-01-06T21:17:00Z">
        <w:r w:rsidRPr="00892E61">
          <w:t xml:space="preserve">Un jugador que necesite atención médica durante un partido debería solicitar un tiempo muerto médico al </w:t>
        </w:r>
      </w:ins>
      <w:ins w:id="492" w:author="ALVARO SANCHEZ-CID ROMAN" w:date="2024-01-06T21:18:00Z">
        <w:r w:rsidR="000C7009">
          <w:t>Juez de Pista</w:t>
        </w:r>
      </w:ins>
      <w:ins w:id="493" w:author="ALVARO SANCHEZ-CID ROMAN" w:date="2024-01-06T21:17:00Z">
        <w:r w:rsidRPr="00892E61">
          <w:t xml:space="preserve">. Una vez solicitado el tiempo muerto médico, se seguirán las siguientes pautas: </w:t>
        </w:r>
      </w:ins>
    </w:p>
    <w:p w14:paraId="5C546FA6" w14:textId="77777777" w:rsidR="000C7009" w:rsidRDefault="00892E61" w:rsidP="00A64A93">
      <w:pPr>
        <w:ind w:left="993" w:right="107" w:hanging="132"/>
        <w:rPr>
          <w:ins w:id="494" w:author="ALVARO SANCHEZ-CID ROMAN" w:date="2024-01-06T21:19:00Z"/>
        </w:rPr>
      </w:pPr>
      <w:ins w:id="495" w:author="ALVARO SANCHEZ-CID ROMAN" w:date="2024-01-06T21:17:00Z">
        <w:r w:rsidRPr="00892E61">
          <w:t xml:space="preserve">1. El </w:t>
        </w:r>
      </w:ins>
      <w:ins w:id="496" w:author="ALVARO SANCHEZ-CID ROMAN" w:date="2024-01-06T21:18:00Z">
        <w:r w:rsidR="000C7009">
          <w:t>Juez de Pista</w:t>
        </w:r>
      </w:ins>
      <w:ins w:id="497" w:author="ALVARO SANCHEZ-CID ROMAN" w:date="2024-01-06T21:17:00Z">
        <w:r w:rsidRPr="00892E61">
          <w:t xml:space="preserve"> convocará inmediatamente al personal médico en el lugar, o al </w:t>
        </w:r>
      </w:ins>
      <w:ins w:id="498" w:author="ALVARO SANCHEZ-CID ROMAN" w:date="2024-01-06T21:18:00Z">
        <w:r w:rsidR="000C7009">
          <w:t xml:space="preserve">Juez </w:t>
        </w:r>
        <w:commentRangeStart w:id="499"/>
        <w:r w:rsidR="000C7009">
          <w:t>Árbitro</w:t>
        </w:r>
      </w:ins>
      <w:commentRangeEnd w:id="499"/>
      <w:ins w:id="500" w:author="ALVARO SANCHEZ-CID ROMAN" w:date="2024-01-06T21:20:00Z">
        <w:r w:rsidR="000C7009">
          <w:rPr>
            <w:rStyle w:val="Refdecomentario"/>
          </w:rPr>
          <w:commentReference w:id="499"/>
        </w:r>
      </w:ins>
      <w:ins w:id="501" w:author="ALVARO SANCHEZ-CID ROMAN" w:date="2024-01-06T21:17:00Z">
        <w:r w:rsidRPr="00892E61">
          <w:t xml:space="preserve"> si no hay personal médico presente, para evaluar la situación y brindar los primeros auxilios apropiados. </w:t>
        </w:r>
      </w:ins>
    </w:p>
    <w:p w14:paraId="567BA395" w14:textId="77777777" w:rsidR="000C7009" w:rsidRDefault="00892E61" w:rsidP="000C7009">
      <w:pPr>
        <w:ind w:left="1418" w:right="107" w:hanging="425"/>
        <w:rPr>
          <w:ins w:id="502" w:author="ALVARO SANCHEZ-CID ROMAN" w:date="2024-01-06T21:21:00Z"/>
        </w:rPr>
      </w:pPr>
      <w:ins w:id="503" w:author="ALVARO SANCHEZ-CID ROMAN" w:date="2024-01-06T21:17:00Z">
        <w:r w:rsidRPr="00892E61">
          <w:t xml:space="preserve">a. Cuando llegue el personal médico o el </w:t>
        </w:r>
      </w:ins>
      <w:ins w:id="504" w:author="ALVARO SANCHEZ-CID ROMAN" w:date="2024-01-06T21:19:00Z">
        <w:r w:rsidR="000C7009">
          <w:t>Juez Árbitro</w:t>
        </w:r>
      </w:ins>
      <w:ins w:id="505" w:author="ALVARO SANCHEZ-CID ROMAN" w:date="2024-01-06T21:17:00Z">
        <w:r w:rsidRPr="00892E61">
          <w:t xml:space="preserve">, el árbitro iniciará el cronómetro de 15 minutos. </w:t>
        </w:r>
      </w:ins>
    </w:p>
    <w:p w14:paraId="1ACB6677" w14:textId="77777777" w:rsidR="00A64A93" w:rsidRDefault="00892E61" w:rsidP="000C7009">
      <w:pPr>
        <w:ind w:left="993" w:right="107" w:hanging="142"/>
        <w:rPr>
          <w:ins w:id="506" w:author="ALVARO SANCHEZ-CID ROMAN" w:date="2024-01-06T21:22:00Z"/>
        </w:rPr>
      </w:pPr>
      <w:ins w:id="507" w:author="ALVARO SANCHEZ-CID ROMAN" w:date="2024-01-06T21:17:00Z">
        <w:r w:rsidRPr="00892E61">
          <w:t xml:space="preserve">2. Si el personal médico, o el </w:t>
        </w:r>
      </w:ins>
      <w:ins w:id="508" w:author="ALVARO SANCHEZ-CID ROMAN" w:date="2024-01-06T21:22:00Z">
        <w:r w:rsidR="000C7009">
          <w:t>Juez Árbitro</w:t>
        </w:r>
      </w:ins>
      <w:ins w:id="509" w:author="ALVARO SANCHEZ-CID ROMAN" w:date="2024-01-06T21:17:00Z">
        <w:r w:rsidRPr="00892E61">
          <w:t xml:space="preserve"> si no hay personal médico presente, determina que existe una condición médica </w:t>
        </w:r>
        <w:commentRangeStart w:id="510"/>
        <w:r w:rsidRPr="00892E61">
          <w:t>válida</w:t>
        </w:r>
      </w:ins>
      <w:commentRangeEnd w:id="510"/>
      <w:ins w:id="511" w:author="ALVARO SANCHEZ-CID ROMAN" w:date="2024-01-06T21:32:00Z">
        <w:r w:rsidR="006715E7">
          <w:rPr>
            <w:rStyle w:val="Refdecomentario"/>
          </w:rPr>
          <w:commentReference w:id="510"/>
        </w:r>
      </w:ins>
      <w:ins w:id="512" w:author="ALVARO SANCHEZ-CID ROMAN" w:date="2024-01-06T21:17:00Z">
        <w:r w:rsidRPr="00892E61">
          <w:t xml:space="preserve">, entonces al jugador se le permitirán no más de 15 minutos para el tiempo muerto médico. </w:t>
        </w:r>
      </w:ins>
    </w:p>
    <w:p w14:paraId="79ACCFE2" w14:textId="77777777" w:rsidR="00A64A93" w:rsidRDefault="00892E61" w:rsidP="00A64A93">
      <w:pPr>
        <w:ind w:left="1418" w:right="107" w:hanging="425"/>
        <w:rPr>
          <w:ins w:id="513" w:author="ALVARO SANCHEZ-CID ROMAN" w:date="2024-01-06T21:24:00Z"/>
        </w:rPr>
      </w:pPr>
      <w:ins w:id="514" w:author="ALVARO SANCHEZ-CID ROMAN" w:date="2024-01-06T21:17:00Z">
        <w:r w:rsidRPr="00892E61">
          <w:t xml:space="preserve">a. El tiempo muerto debe ser continuo y puede ser de hasta 15 minutos. Si la atención médica debe ser realizada en un lugar diferente del recinto, el tiempo de transporte del jugador a y desde dicho lugar fuera de la cancha será excluido del período de 15 minutos. </w:t>
        </w:r>
      </w:ins>
    </w:p>
    <w:p w14:paraId="0E6DFCFE" w14:textId="77777777" w:rsidR="00A64A93" w:rsidRDefault="00892E61" w:rsidP="00A64A93">
      <w:pPr>
        <w:ind w:left="1418" w:right="107" w:hanging="425"/>
        <w:rPr>
          <w:ins w:id="515" w:author="ALVARO SANCHEZ-CID ROMAN" w:date="2024-01-06T21:24:00Z"/>
        </w:rPr>
      </w:pPr>
      <w:ins w:id="516" w:author="ALVARO SANCHEZ-CID ROMAN" w:date="2024-01-06T21:17:00Z">
        <w:r w:rsidRPr="00892E61">
          <w:t xml:space="preserve">b. Si el jugador usa menos de 15 minutos, el tiempo restante se pierde y no habrá tiempo médico adicional disponible para el jugador durante el partido. </w:t>
        </w:r>
      </w:ins>
    </w:p>
    <w:p w14:paraId="55DD9A65" w14:textId="77777777" w:rsidR="00A64A93" w:rsidRDefault="00892E61" w:rsidP="00A64A93">
      <w:pPr>
        <w:ind w:left="1418" w:right="107" w:hanging="425"/>
        <w:rPr>
          <w:ins w:id="517" w:author="ALVARO SANCHEZ-CID ROMAN" w:date="2024-01-06T21:24:00Z"/>
        </w:rPr>
      </w:pPr>
      <w:ins w:id="518" w:author="ALVARO SANCHEZ-CID ROMAN" w:date="2024-01-06T21:17:00Z">
        <w:r w:rsidRPr="00892E61">
          <w:t xml:space="preserve">c. Si el jugador no puede reanudar el juego después del tiempo muerto médico de 15 minutos, se declarará una retirada del partido. El jugador puede usar sus tiempos muertos regulares después de que el tiempo muerto médico haya expirado para permitir más tiempo antes de que el partido sea declarado como retirada. </w:t>
        </w:r>
      </w:ins>
    </w:p>
    <w:p w14:paraId="3A0F7647" w14:textId="77777777" w:rsidR="00A64A93" w:rsidRDefault="00892E61" w:rsidP="00A64A93">
      <w:pPr>
        <w:ind w:left="993" w:right="107" w:hanging="142"/>
        <w:rPr>
          <w:ins w:id="519" w:author="ALVARO SANCHEZ-CID ROMAN" w:date="2024-01-06T21:29:00Z"/>
        </w:rPr>
      </w:pPr>
      <w:ins w:id="520" w:author="ALVARO SANCHEZ-CID ROMAN" w:date="2024-01-06T21:17:00Z">
        <w:r w:rsidRPr="00892E61">
          <w:t xml:space="preserve">3. Si el personal médico, o el </w:t>
        </w:r>
      </w:ins>
      <w:ins w:id="521" w:author="ALVARO SANCHEZ-CID ROMAN" w:date="2024-01-06T21:29:00Z">
        <w:r w:rsidR="00A64A93">
          <w:t>Juez Árbitro</w:t>
        </w:r>
      </w:ins>
      <w:ins w:id="522" w:author="ALVARO SANCHEZ-CID ROMAN" w:date="2024-01-06T21:17:00Z">
        <w:r w:rsidRPr="00892E61">
          <w:t xml:space="preserve"> si no hay personal médico presente, determina que no existe una condición médica válida, se le cobrará al jugador o al equipo un tiempo muerto estándar, si está disponible, y se emitirá una advertencia técnica. </w:t>
        </w:r>
      </w:ins>
    </w:p>
    <w:p w14:paraId="48E3270E" w14:textId="77777777" w:rsidR="00A64A93" w:rsidRDefault="00892E61" w:rsidP="00A64A93">
      <w:pPr>
        <w:ind w:left="1418" w:right="107" w:hanging="425"/>
        <w:rPr>
          <w:ins w:id="523" w:author="ALVARO SANCHEZ-CID ROMAN" w:date="2024-01-06T21:30:00Z"/>
        </w:rPr>
      </w:pPr>
      <w:ins w:id="524" w:author="ALVARO SANCHEZ-CID ROMAN" w:date="2024-01-06T21:17:00Z">
        <w:r w:rsidRPr="00892E61">
          <w:t xml:space="preserve">a. Si no se dispone de un tiempo muerto estándar, se sancionará una falta técnica. </w:t>
        </w:r>
      </w:ins>
    </w:p>
    <w:p w14:paraId="4948B060" w14:textId="77777777" w:rsidR="00A64A93" w:rsidRDefault="00892E61" w:rsidP="00A64A93">
      <w:pPr>
        <w:ind w:left="1418" w:right="107" w:hanging="425"/>
        <w:rPr>
          <w:ins w:id="525" w:author="ALVARO SANCHEZ-CID ROMAN" w:date="2024-01-06T21:30:00Z"/>
        </w:rPr>
      </w:pPr>
      <w:ins w:id="526" w:author="ALVARO SANCHEZ-CID ROMAN" w:date="2024-01-06T21:17:00Z">
        <w:r w:rsidRPr="00892E61">
          <w:t xml:space="preserve">b. El tiempo muerto médico ya no quedará disponible para ese jugador para ese partido. </w:t>
        </w:r>
      </w:ins>
    </w:p>
    <w:p w14:paraId="2D08DC11" w14:textId="77777777" w:rsidR="00A64A93" w:rsidRDefault="00892E61" w:rsidP="00A64A93">
      <w:pPr>
        <w:ind w:left="1418" w:right="107" w:hanging="425"/>
        <w:rPr>
          <w:ins w:id="527" w:author="ALVARO SANCHEZ-CID ROMAN" w:date="2024-01-06T21:30:00Z"/>
        </w:rPr>
      </w:pPr>
      <w:ins w:id="528" w:author="ALVARO SANCHEZ-CID ROMAN" w:date="2024-01-06T21:17:00Z">
        <w:r w:rsidRPr="00892E61">
          <w:t xml:space="preserve">c. A un jugador solo se le puede conceder un tiempo muerto médico solicitado por el jugador por partido. </w:t>
        </w:r>
      </w:ins>
    </w:p>
    <w:p w14:paraId="14982761" w14:textId="54466E78" w:rsidR="00892E61" w:rsidRDefault="00892E61" w:rsidP="00975ABB">
      <w:pPr>
        <w:ind w:left="993" w:right="107" w:hanging="142"/>
        <w:rPr>
          <w:ins w:id="529" w:author="ALVARO SANCHEZ-CID ROMAN" w:date="2024-01-06T23:02:00Z"/>
        </w:rPr>
      </w:pPr>
      <w:ins w:id="530" w:author="ALVARO SANCHEZ-CID ROMAN" w:date="2024-01-06T21:17:00Z">
        <w:r w:rsidRPr="00892E61">
          <w:t>4. Se utilizará la regla 10.A.5. para continuar el juego.</w:t>
        </w:r>
      </w:ins>
    </w:p>
    <w:p w14:paraId="479831E3" w14:textId="77777777" w:rsidR="00975ABB" w:rsidRPr="00975ABB" w:rsidRDefault="00975ABB" w:rsidP="00975ABB">
      <w:pPr>
        <w:ind w:left="993" w:right="107" w:hanging="142"/>
        <w:rPr>
          <w:ins w:id="531" w:author="ALVARO SANCHEZ-CID ROMAN" w:date="2024-01-06T23:03:00Z"/>
        </w:rPr>
      </w:pPr>
      <w:ins w:id="532" w:author="ALVARO SANCHEZ-CID ROMAN" w:date="2024-01-06T23:03:00Z">
        <w:r>
          <w:t xml:space="preserve">5. </w:t>
        </w:r>
        <w:r w:rsidRPr="00975ABB">
          <w:t xml:space="preserve">Si hay sangre presente en un jugador o en la cancha, el juego no puede reanudarse hasta que se haya controlado el sangrado y se haya quitado la sangre en la ropa y la cancha. </w:t>
        </w:r>
      </w:ins>
    </w:p>
    <w:p w14:paraId="34BE9BCB" w14:textId="77777777" w:rsidR="00975ABB" w:rsidRPr="00975ABB" w:rsidRDefault="00975ABB" w:rsidP="00975ABB">
      <w:pPr>
        <w:ind w:left="1418" w:right="107" w:hanging="425"/>
        <w:rPr>
          <w:ins w:id="533" w:author="ALVARO SANCHEZ-CID ROMAN" w:date="2024-01-06T23:03:00Z"/>
        </w:rPr>
      </w:pPr>
      <w:ins w:id="534" w:author="ALVARO SANCHEZ-CID ROMAN" w:date="2024-01-06T23:03:00Z">
        <w:r w:rsidRPr="00975ABB">
          <w:t xml:space="preserve">a. Las cuestiones relacionadas únicamente con la limpieza o el control de la sangre se considerarán un tiempo muerto del árbitro. </w:t>
        </w:r>
      </w:ins>
    </w:p>
    <w:p w14:paraId="0F6B9BC8" w14:textId="77777777" w:rsidR="00975ABB" w:rsidRPr="00975ABB" w:rsidRDefault="00975ABB" w:rsidP="00975ABB">
      <w:pPr>
        <w:ind w:left="1418" w:right="107" w:hanging="425"/>
        <w:rPr>
          <w:ins w:id="535" w:author="ALVARO SANCHEZ-CID ROMAN" w:date="2024-01-06T23:03:00Z"/>
        </w:rPr>
      </w:pPr>
      <w:ins w:id="536" w:author="ALVARO SANCHEZ-CID ROMAN" w:date="2024-01-06T23:03:00Z">
        <w:r w:rsidRPr="00975ABB">
          <w:t>b. Se utilizará la Regla 10.A.5 para continuar el juego.</w:t>
        </w:r>
      </w:ins>
    </w:p>
    <w:p w14:paraId="04851E03" w14:textId="2E4403C0" w:rsidR="00975ABB" w:rsidRDefault="00975ABB" w:rsidP="00A64A93">
      <w:pPr>
        <w:ind w:left="1418" w:right="107" w:hanging="567"/>
        <w:rPr>
          <w:ins w:id="537" w:author="ALVARO SANCHEZ-CID ROMAN" w:date="2024-01-06T21:12:00Z"/>
        </w:rPr>
      </w:pPr>
    </w:p>
    <w:p w14:paraId="4E622151" w14:textId="77777777" w:rsidR="00892E61" w:rsidRDefault="00892E61">
      <w:pPr>
        <w:ind w:right="107"/>
        <w:rPr>
          <w:ins w:id="538" w:author="ALVARO SANCHEZ-CID ROMAN" w:date="2024-01-06T21:12:00Z"/>
        </w:rPr>
      </w:pPr>
    </w:p>
    <w:p w14:paraId="2C51855C" w14:textId="42BAD5E1" w:rsidR="00F634ED" w:rsidDel="00892E61" w:rsidRDefault="00000000">
      <w:pPr>
        <w:ind w:right="107"/>
        <w:rPr>
          <w:del w:id="539" w:author="ALVARO SANCHEZ-CID ROMAN" w:date="2024-01-06T21:13:00Z"/>
        </w:rPr>
      </w:pPr>
      <w:del w:id="540" w:author="ALVARO SANCHEZ-CID ROMAN" w:date="2024-01-06T21:13:00Z">
        <w:r w:rsidDel="00892E61">
          <w:delText xml:space="preserve">Una vez el Fisioterapeuta del Torneo haya evaluado al Jugador y determinado que se requiere de un tiempo adicional para realizar el tratamiento médico, el Tiempo Muerto Médico será autorizado por el Juez Árbitro o el Juez de Silla. El Tiempo Muerto Médico tendrá lugar durante un cambio de lado o descanso entre sets, a menos que el Fisioterapeuta del Torneo determine que el Jugador sufre una condición médica aguda que requiera un tratamiento médico inmediato. </w:delText>
        </w:r>
      </w:del>
    </w:p>
    <w:p w14:paraId="4E75DC95" w14:textId="25C91F6B" w:rsidR="00F634ED" w:rsidDel="00892E61" w:rsidRDefault="00000000">
      <w:pPr>
        <w:spacing w:after="0" w:line="259" w:lineRule="auto"/>
        <w:ind w:left="0" w:firstLine="0"/>
        <w:jc w:val="left"/>
        <w:rPr>
          <w:del w:id="541" w:author="ALVARO SANCHEZ-CID ROMAN" w:date="2024-01-06T21:13:00Z"/>
        </w:rPr>
      </w:pPr>
      <w:del w:id="542" w:author="ALVARO SANCHEZ-CID ROMAN" w:date="2024-01-06T21:13:00Z">
        <w:r w:rsidDel="00892E61">
          <w:rPr>
            <w:sz w:val="26"/>
          </w:rPr>
          <w:delText xml:space="preserve"> </w:delText>
        </w:r>
      </w:del>
    </w:p>
    <w:p w14:paraId="1A9C28E2" w14:textId="02BCEE4C" w:rsidR="00F634ED" w:rsidDel="00892E61" w:rsidRDefault="00000000">
      <w:pPr>
        <w:ind w:left="192" w:right="107"/>
        <w:rPr>
          <w:del w:id="543" w:author="ALVARO SANCHEZ-CID ROMAN" w:date="2024-01-06T21:13:00Z"/>
        </w:rPr>
      </w:pPr>
      <w:del w:id="544" w:author="ALVARO SANCHEZ-CID ROMAN" w:date="2024-01-06T21:13:00Z">
        <w:r w:rsidDel="00892E61">
          <w:lastRenderedPageBreak/>
          <w:delText xml:space="preserve">El Tiempo Muerto Médico empieza cuando el Fisioterapeuta del Torneo está preparado para iniciar el tratamiento. A discreción del Fisioterapeuta del Torneo, dicho Tiempo Muerto Médico puede ser realizado con la colaboración del Doctor del Torneo y también podría realizarse fuera de la pista. </w:delText>
        </w:r>
      </w:del>
    </w:p>
    <w:p w14:paraId="73D91707" w14:textId="3B164D5B" w:rsidR="00F634ED" w:rsidDel="00892E61" w:rsidRDefault="00000000">
      <w:pPr>
        <w:spacing w:after="0" w:line="259" w:lineRule="auto"/>
        <w:ind w:left="0" w:firstLine="0"/>
        <w:jc w:val="left"/>
        <w:rPr>
          <w:del w:id="545" w:author="ALVARO SANCHEZ-CID ROMAN" w:date="2024-01-06T21:13:00Z"/>
        </w:rPr>
      </w:pPr>
      <w:del w:id="546" w:author="ALVARO SANCHEZ-CID ROMAN" w:date="2024-01-06T21:13:00Z">
        <w:r w:rsidDel="00892E61">
          <w:rPr>
            <w:sz w:val="26"/>
          </w:rPr>
          <w:delText xml:space="preserve"> </w:delText>
        </w:r>
      </w:del>
    </w:p>
    <w:p w14:paraId="6A5558D5" w14:textId="2FBA33ED" w:rsidR="00F634ED" w:rsidDel="00892E61" w:rsidRDefault="00000000">
      <w:pPr>
        <w:ind w:left="192" w:right="107"/>
        <w:rPr>
          <w:del w:id="547" w:author="ALVARO SANCHEZ-CID ROMAN" w:date="2024-01-06T21:13:00Z"/>
        </w:rPr>
      </w:pPr>
      <w:del w:id="548" w:author="ALVARO SANCHEZ-CID ROMAN" w:date="2024-01-06T21:13:00Z">
        <w:r w:rsidDel="00892E61">
          <w:delText xml:space="preserve">El Tiempo Muerto Médico estará limitado a un máximo de tres (3) minutos. Sin embargo, en los Torneos con un total de premios en metálico de 25.000 € o menos, el Juez Árbitro podrá extender dicho tiempo si lo estima necesario. </w:delText>
        </w:r>
      </w:del>
    </w:p>
    <w:p w14:paraId="673DD5CB" w14:textId="27ABB9E3" w:rsidR="00F634ED" w:rsidDel="00892E61" w:rsidRDefault="00000000">
      <w:pPr>
        <w:spacing w:after="0" w:line="259" w:lineRule="auto"/>
        <w:ind w:left="0" w:firstLine="0"/>
        <w:jc w:val="left"/>
        <w:rPr>
          <w:del w:id="549" w:author="ALVARO SANCHEZ-CID ROMAN" w:date="2024-01-06T21:13:00Z"/>
        </w:rPr>
      </w:pPr>
      <w:del w:id="550" w:author="ALVARO SANCHEZ-CID ROMAN" w:date="2024-01-06T21:13:00Z">
        <w:r w:rsidDel="00892E61">
          <w:rPr>
            <w:sz w:val="26"/>
          </w:rPr>
          <w:delText xml:space="preserve"> </w:delText>
        </w:r>
      </w:del>
    </w:p>
    <w:p w14:paraId="4A3FB499" w14:textId="61B668F3" w:rsidR="00F634ED" w:rsidDel="00892E61" w:rsidRDefault="00000000">
      <w:pPr>
        <w:ind w:left="192" w:right="107"/>
        <w:rPr>
          <w:del w:id="551" w:author="ALVARO SANCHEZ-CID ROMAN" w:date="2024-01-06T21:13:00Z"/>
        </w:rPr>
      </w:pPr>
      <w:del w:id="552" w:author="ALVARO SANCHEZ-CID ROMAN" w:date="2024-01-06T21:13:00Z">
        <w:r w:rsidDel="00892E61">
          <w:delText xml:space="preserve">Cada Jugador tendrá derecho a un (1) Tiempo Muerto Médico por cada condición médica tratable distinta. Todas aquellas situaciones relacionadas con calor ambiental serán consideradas como una (1) condición médica tratable. Todas las lesiones músculo esqueléticas que se manifiesten como parte de una cadena cinética continua serán consideradas como una (1) condición médica tratable. </w:delText>
        </w:r>
      </w:del>
    </w:p>
    <w:p w14:paraId="090021FC" w14:textId="4A0E410B" w:rsidR="00F634ED" w:rsidDel="00892E61" w:rsidRDefault="00000000">
      <w:pPr>
        <w:spacing w:after="0" w:line="259" w:lineRule="auto"/>
        <w:ind w:left="0" w:firstLine="0"/>
        <w:jc w:val="left"/>
        <w:rPr>
          <w:del w:id="553" w:author="ALVARO SANCHEZ-CID ROMAN" w:date="2024-01-06T21:13:00Z"/>
        </w:rPr>
      </w:pPr>
      <w:del w:id="554" w:author="ALVARO SANCHEZ-CID ROMAN" w:date="2024-01-06T21:13:00Z">
        <w:r w:rsidDel="00892E61">
          <w:rPr>
            <w:sz w:val="26"/>
          </w:rPr>
          <w:delText xml:space="preserve"> </w:delText>
        </w:r>
      </w:del>
    </w:p>
    <w:p w14:paraId="65247033" w14:textId="013812F7" w:rsidR="00F634ED" w:rsidDel="00892E61" w:rsidRDefault="00000000">
      <w:pPr>
        <w:ind w:left="192" w:right="107"/>
        <w:rPr>
          <w:del w:id="555" w:author="ALVARO SANCHEZ-CID ROMAN" w:date="2024-01-06T21:13:00Z"/>
        </w:rPr>
      </w:pPr>
      <w:del w:id="556" w:author="ALVARO SANCHEZ-CID ROMAN" w:date="2024-01-06T21:13:00Z">
        <w:r w:rsidDel="00892E61">
          <w:delText xml:space="preserve">Calambres Musculares: El Jugador puede recibir tratamiento por calambres musculares únicamente durante el tiempo asignado para los cambios de lado o el descanso entre sets. Los Jugadores no pueden recibir Tiempo Muerto Médico por Calambres Musculares. </w:delText>
        </w:r>
      </w:del>
    </w:p>
    <w:p w14:paraId="41F14273" w14:textId="25E63CB2" w:rsidR="00F634ED" w:rsidDel="00892E61" w:rsidRDefault="00000000">
      <w:pPr>
        <w:spacing w:after="0" w:line="259" w:lineRule="auto"/>
        <w:ind w:left="0" w:firstLine="0"/>
        <w:jc w:val="left"/>
        <w:rPr>
          <w:del w:id="557" w:author="ALVARO SANCHEZ-CID ROMAN" w:date="2024-01-06T21:13:00Z"/>
        </w:rPr>
      </w:pPr>
      <w:del w:id="558" w:author="ALVARO SANCHEZ-CID ROMAN" w:date="2024-01-06T21:13:00Z">
        <w:r w:rsidDel="00892E61">
          <w:rPr>
            <w:sz w:val="26"/>
          </w:rPr>
          <w:delText xml:space="preserve"> </w:delText>
        </w:r>
      </w:del>
    </w:p>
    <w:p w14:paraId="5F8EFB29" w14:textId="19A5B6C2" w:rsidR="00F634ED" w:rsidDel="00892E61" w:rsidRDefault="00000000">
      <w:pPr>
        <w:ind w:left="192" w:right="107"/>
        <w:rPr>
          <w:del w:id="559" w:author="ALVARO SANCHEZ-CID ROMAN" w:date="2024-01-06T21:13:00Z"/>
        </w:rPr>
      </w:pPr>
      <w:del w:id="560" w:author="ALVARO SANCHEZ-CID ROMAN" w:date="2024-01-06T21:13:00Z">
        <w:r w:rsidDel="00892E61">
          <w:delText xml:space="preserve">En los casos donde este en duda si el Jugador está sufriendo una condición médica aguda, una condición médica no aguda </w:delText>
        </w:r>
        <w:r w:rsidR="000F3237" w:rsidDel="00892E61">
          <w:delText>incluidos calambres musculares</w:delText>
        </w:r>
        <w:r w:rsidDel="00892E61">
          <w:delText xml:space="preserve"> o una condición médica no tratable, la decisión del Fisioterapeuta, en colaboración con el Doctor del Torneo si se estima oportuno, será definitiva. Si el Fisioterapeuta cree que el Jugador tiene una situación relacionada con el calor ambiental y que los calambres musculares son una manifestación de dicho calor, entonces los calambres musculares serán únicamente tratados como parte del tratamiento recomendado por el Fisioterapeuta por dicha condición de calor ambiental. </w:delText>
        </w:r>
      </w:del>
    </w:p>
    <w:p w14:paraId="0B463561" w14:textId="7326C184" w:rsidR="00F634ED" w:rsidDel="00892E61" w:rsidRDefault="00000000">
      <w:pPr>
        <w:spacing w:after="0" w:line="259" w:lineRule="auto"/>
        <w:ind w:left="0" w:firstLine="0"/>
        <w:jc w:val="left"/>
        <w:rPr>
          <w:del w:id="561" w:author="ALVARO SANCHEZ-CID ROMAN" w:date="2024-01-06T21:13:00Z"/>
        </w:rPr>
      </w:pPr>
      <w:del w:id="562" w:author="ALVARO SANCHEZ-CID ROMAN" w:date="2024-01-06T21:13:00Z">
        <w:r w:rsidDel="00892E61">
          <w:delText xml:space="preserve"> </w:delText>
        </w:r>
      </w:del>
    </w:p>
    <w:p w14:paraId="1F7A89C8" w14:textId="1C4340AB" w:rsidR="00F634ED" w:rsidDel="00892E61" w:rsidRDefault="00000000">
      <w:pPr>
        <w:spacing w:after="27" w:line="232" w:lineRule="auto"/>
        <w:ind w:left="202" w:right="100" w:hanging="10"/>
        <w:rPr>
          <w:del w:id="563" w:author="ALVARO SANCHEZ-CID ROMAN" w:date="2024-01-06T21:13:00Z"/>
        </w:rPr>
      </w:pPr>
      <w:del w:id="564" w:author="ALVARO SANCHEZ-CID ROMAN" w:date="2024-01-06T21:13:00Z">
        <w:r w:rsidDel="00892E61">
          <w:rPr>
            <w:i/>
          </w:rPr>
          <w:delText>Nota:</w:delText>
        </w:r>
        <w:r w:rsidDel="00892E61">
          <w:delText xml:space="preserve"> </w:delText>
        </w:r>
      </w:del>
    </w:p>
    <w:p w14:paraId="3B047255" w14:textId="4379F7B2" w:rsidR="00F634ED" w:rsidDel="00892E61" w:rsidRDefault="00000000">
      <w:pPr>
        <w:ind w:left="192" w:right="107"/>
        <w:rPr>
          <w:del w:id="565" w:author="ALVARO SANCHEZ-CID ROMAN" w:date="2024-01-06T21:13:00Z"/>
        </w:rPr>
      </w:pPr>
      <w:del w:id="566" w:author="ALVARO SANCHEZ-CID ROMAN" w:date="2024-01-06T21:13:00Z">
        <w:r w:rsidDel="00892E61">
          <w:delText xml:space="preserve">Cuando un Jugador pare el partido alegando que está sufriendo una condición médica aguda, si el Fisioterapeuta en cambio determina que lo que tiene son calambres musculares, deberá ser ordenado por el Juez de Silla a que reanude el juego inmediatamente. </w:delText>
        </w:r>
      </w:del>
    </w:p>
    <w:p w14:paraId="34A2F4F5" w14:textId="2D523A73" w:rsidR="00F634ED" w:rsidDel="00892E61" w:rsidRDefault="00000000">
      <w:pPr>
        <w:ind w:left="192" w:right="107"/>
        <w:rPr>
          <w:del w:id="567" w:author="ALVARO SANCHEZ-CID ROMAN" w:date="2024-01-06T21:13:00Z"/>
        </w:rPr>
      </w:pPr>
      <w:del w:id="568" w:author="ALVARO SANCHEZ-CID ROMAN" w:date="2024-01-06T21:13:00Z">
        <w:r w:rsidDel="00892E61">
          <w:delText xml:space="preserve">Si el Jugador no puede continuar jugando debido a calambres musculares, así determinados por el Fisioterapeuta y/o el Doctor del Torneo, podrá otorgar al jugador contrario los puntos o juegos necesarios que hagan llegar el tanteo a un cambio de lado o descanso entre sets y así poder recibir evaluación inmediata y tratamiento durante el tiempo que dure el descanso. Puede haber un total de dos (2) tratamientos completos realizados en los cambios de lado o descanso entre sets por calambres musculares, los cuales no tienen por qué ser necesariamente consecutivos. </w:delText>
        </w:r>
      </w:del>
    </w:p>
    <w:p w14:paraId="6A9C18D1" w14:textId="786CF9CA" w:rsidR="00F634ED" w:rsidDel="00892E61" w:rsidRDefault="00000000">
      <w:pPr>
        <w:ind w:left="192" w:right="107"/>
        <w:rPr>
          <w:del w:id="569" w:author="ALVARO SANCHEZ-CID ROMAN" w:date="2024-01-06T21:13:00Z"/>
        </w:rPr>
      </w:pPr>
      <w:del w:id="570" w:author="ALVARO SANCHEZ-CID ROMAN" w:date="2024-01-06T21:13:00Z">
        <w:r w:rsidDel="00892E61">
          <w:delText xml:space="preserve">Si el Juez de Silla o el Juez Árbitro determinan que el Jugador está usando artimañas en esta situación, el Jugador podría ser penalizado acorde al Código de Conducta por Conducta Antideportiva. </w:delText>
        </w:r>
      </w:del>
    </w:p>
    <w:p w14:paraId="01710483" w14:textId="2C58D6DE" w:rsidR="00F634ED" w:rsidDel="00892E61" w:rsidRDefault="00000000">
      <w:pPr>
        <w:spacing w:after="0" w:line="259" w:lineRule="auto"/>
        <w:ind w:left="0" w:firstLine="0"/>
        <w:jc w:val="left"/>
        <w:rPr>
          <w:del w:id="571" w:author="ALVARO SANCHEZ-CID ROMAN" w:date="2024-01-06T21:13:00Z"/>
        </w:rPr>
      </w:pPr>
      <w:del w:id="572" w:author="ALVARO SANCHEZ-CID ROMAN" w:date="2024-01-06T21:13:00Z">
        <w:r w:rsidDel="00892E61">
          <w:rPr>
            <w:sz w:val="26"/>
          </w:rPr>
          <w:delText xml:space="preserve"> </w:delText>
        </w:r>
      </w:del>
    </w:p>
    <w:p w14:paraId="67C6CF5C" w14:textId="623B39CD" w:rsidR="00F634ED" w:rsidDel="00892E61" w:rsidRDefault="00000000">
      <w:pPr>
        <w:ind w:left="192" w:right="107"/>
        <w:rPr>
          <w:del w:id="573" w:author="ALVARO SANCHEZ-CID ROMAN" w:date="2024-01-06T21:13:00Z"/>
        </w:rPr>
      </w:pPr>
      <w:del w:id="574" w:author="ALVARO SANCHEZ-CID ROMAN" w:date="2024-01-06T21:13:00Z">
        <w:r w:rsidDel="00892E61">
          <w:delText xml:space="preserve">Un total de dos (2) Tiempos Muertos Médicos podrán ser autorizados por el Juez Árbitro o el </w:delText>
        </w:r>
      </w:del>
    </w:p>
    <w:p w14:paraId="510DD7FC" w14:textId="57D0C364" w:rsidR="00F634ED" w:rsidDel="00892E61" w:rsidRDefault="00000000">
      <w:pPr>
        <w:spacing w:after="4" w:line="235" w:lineRule="auto"/>
        <w:ind w:left="200" w:hanging="8"/>
        <w:jc w:val="left"/>
        <w:rPr>
          <w:del w:id="575" w:author="ALVARO SANCHEZ-CID ROMAN" w:date="2024-01-06T21:13:00Z"/>
        </w:rPr>
      </w:pPr>
      <w:del w:id="576" w:author="ALVARO SANCHEZ-CID ROMAN" w:date="2024-01-06T21:13:00Z">
        <w:r w:rsidDel="00892E61">
          <w:delText xml:space="preserve">Juez de Silla bajo circunstancias especiales en las que el Fisioterapeuta del Torneo determine que el Jugador ha desarrollado, como mínimo, dos (2) condiciones médicas tratables agudas distintas. Lo anterior puede incluir tanto una enfermedad y una lesión músculo esquelética, como dos o más lesiones músculo esqueléticas distintas. En tal caso, el Fisioterapeuta del Torneo realizará una única evaluación médica que incluirá las dos o más condiciones médicas tratables y podrá entonces determinar si los dos Tiempos Muertos Médicos son requeridos. </w:delText>
        </w:r>
      </w:del>
    </w:p>
    <w:p w14:paraId="1B23C281" w14:textId="28DC3960" w:rsidR="00F634ED" w:rsidDel="00892E61" w:rsidRDefault="00000000">
      <w:pPr>
        <w:spacing w:after="0" w:line="259" w:lineRule="auto"/>
        <w:ind w:left="0" w:firstLine="0"/>
        <w:jc w:val="left"/>
        <w:rPr>
          <w:del w:id="577" w:author="ALVARO SANCHEZ-CID ROMAN" w:date="2024-01-06T21:13:00Z"/>
        </w:rPr>
      </w:pPr>
      <w:del w:id="578" w:author="ALVARO SANCHEZ-CID ROMAN" w:date="2024-01-06T21:13:00Z">
        <w:r w:rsidDel="00892E61">
          <w:rPr>
            <w:sz w:val="26"/>
          </w:rPr>
          <w:delText xml:space="preserve"> </w:delText>
        </w:r>
      </w:del>
    </w:p>
    <w:p w14:paraId="45E98E2D" w14:textId="7B35216E" w:rsidR="00F634ED" w:rsidDel="00892E61" w:rsidRDefault="00000000">
      <w:pPr>
        <w:pStyle w:val="Ttulo2"/>
        <w:ind w:left="137" w:right="174"/>
        <w:rPr>
          <w:del w:id="579" w:author="ALVARO SANCHEZ-CID ROMAN" w:date="2024-01-06T21:13:00Z"/>
        </w:rPr>
      </w:pPr>
      <w:del w:id="580" w:author="ALVARO SANCHEZ-CID ROMAN" w:date="2024-01-06T21:13:00Z">
        <w:r w:rsidDel="00892E61">
          <w:delText>d    Tratamiento Médico / Ayuda Médica</w:delText>
        </w:r>
        <w:r w:rsidDel="00892E61">
          <w:rPr>
            <w:b w:val="0"/>
          </w:rPr>
          <w:delText xml:space="preserve"> </w:delText>
        </w:r>
      </w:del>
    </w:p>
    <w:p w14:paraId="2C0040D8" w14:textId="68148B25" w:rsidR="00F634ED" w:rsidDel="00892E61" w:rsidRDefault="00000000">
      <w:pPr>
        <w:ind w:left="492" w:right="107"/>
        <w:rPr>
          <w:del w:id="581" w:author="ALVARO SANCHEZ-CID ROMAN" w:date="2024-01-06T21:13:00Z"/>
        </w:rPr>
      </w:pPr>
      <w:del w:id="582" w:author="ALVARO SANCHEZ-CID ROMAN" w:date="2024-01-06T21:13:00Z">
        <w:r w:rsidDel="00892E61">
          <w:delText xml:space="preserve">Un Jugador puede recibir en pista tratamiento y/o suministros médicos del Fisioterapeuta y/o Doctor del Torneo, durante cualquier cambio de lado o descanso entre sets. Como norma general, </w:delText>
        </w:r>
        <w:r w:rsidDel="00892E61">
          <w:lastRenderedPageBreak/>
          <w:delText xml:space="preserve">este tratamiento médico debería estar limitado a dos (2) cambios de lado o descanso entre sets por cada condición médica tratable, antes o después del Tiempo Muerto Médico, y no deben ser necesariamente consecutivos. Los Jugadores no podrán recibir Tratamiento Médico por Condiciones Médicas No Tratables. </w:delText>
        </w:r>
      </w:del>
    </w:p>
    <w:p w14:paraId="20C478E9" w14:textId="48E551E1" w:rsidR="00F634ED" w:rsidDel="00892E61" w:rsidRDefault="00000000">
      <w:pPr>
        <w:spacing w:after="0" w:line="259" w:lineRule="auto"/>
        <w:ind w:left="0" w:firstLine="0"/>
        <w:jc w:val="left"/>
        <w:rPr>
          <w:del w:id="583" w:author="ALVARO SANCHEZ-CID ROMAN" w:date="2024-01-06T21:13:00Z"/>
        </w:rPr>
      </w:pPr>
      <w:del w:id="584" w:author="ALVARO SANCHEZ-CID ROMAN" w:date="2024-01-06T21:13:00Z">
        <w:r w:rsidDel="00892E61">
          <w:rPr>
            <w:sz w:val="26"/>
          </w:rPr>
          <w:delText xml:space="preserve"> </w:delText>
        </w:r>
      </w:del>
    </w:p>
    <w:p w14:paraId="2C5F3F57" w14:textId="6E6B091E" w:rsidR="00F634ED" w:rsidDel="00892E61" w:rsidRDefault="00000000">
      <w:pPr>
        <w:pStyle w:val="Ttulo2"/>
        <w:ind w:left="137" w:right="174"/>
        <w:rPr>
          <w:del w:id="585" w:author="ALVARO SANCHEZ-CID ROMAN" w:date="2024-01-06T21:13:00Z"/>
        </w:rPr>
      </w:pPr>
      <w:del w:id="586" w:author="ALVARO SANCHEZ-CID ROMAN" w:date="2024-01-06T21:13:00Z">
        <w:r w:rsidDel="00892E61">
          <w:delText>e    Penalización</w:delText>
        </w:r>
        <w:r w:rsidDel="00892E61">
          <w:rPr>
            <w:b w:val="0"/>
          </w:rPr>
          <w:delText xml:space="preserve"> </w:delText>
        </w:r>
      </w:del>
    </w:p>
    <w:p w14:paraId="5D0DA506" w14:textId="745A34C7" w:rsidR="00F634ED" w:rsidDel="00892E61" w:rsidRDefault="00000000">
      <w:pPr>
        <w:ind w:left="492" w:right="107"/>
        <w:rPr>
          <w:del w:id="587" w:author="ALVARO SANCHEZ-CID ROMAN" w:date="2024-01-06T21:13:00Z"/>
        </w:rPr>
      </w:pPr>
      <w:del w:id="588" w:author="ALVARO SANCHEZ-CID ROMAN" w:date="2024-01-06T21:13:00Z">
        <w:r w:rsidDel="00892E61">
          <w:delText xml:space="preserve">Tras completarse un Tiempo Muerto Médico o un Tratamiento Médico, cualquier demora en la reanudación del juego deberá ser penalizada acorde al Código de Conducta por Retraso </w:delText>
        </w:r>
      </w:del>
    </w:p>
    <w:p w14:paraId="6F80CEC3" w14:textId="131CA2F4" w:rsidR="00F634ED" w:rsidDel="00892E61" w:rsidRDefault="00000000">
      <w:pPr>
        <w:ind w:left="492" w:right="107"/>
        <w:rPr>
          <w:del w:id="589" w:author="ALVARO SANCHEZ-CID ROMAN" w:date="2024-01-06T21:13:00Z"/>
        </w:rPr>
      </w:pPr>
      <w:del w:id="590" w:author="ALVARO SANCHEZ-CID ROMAN" w:date="2024-01-06T21:13:00Z">
        <w:r w:rsidDel="00892E61">
          <w:delText xml:space="preserve">Injustificado. </w:delText>
        </w:r>
      </w:del>
    </w:p>
    <w:p w14:paraId="3B890B25" w14:textId="51EA36A0" w:rsidR="00F634ED" w:rsidDel="00892E61" w:rsidRDefault="00000000">
      <w:pPr>
        <w:spacing w:after="0" w:line="259" w:lineRule="auto"/>
        <w:ind w:left="0" w:firstLine="0"/>
        <w:jc w:val="left"/>
        <w:rPr>
          <w:del w:id="591" w:author="ALVARO SANCHEZ-CID ROMAN" w:date="2024-01-06T21:13:00Z"/>
        </w:rPr>
      </w:pPr>
      <w:del w:id="592" w:author="ALVARO SANCHEZ-CID ROMAN" w:date="2024-01-06T21:13:00Z">
        <w:r w:rsidDel="00892E61">
          <w:rPr>
            <w:sz w:val="26"/>
          </w:rPr>
          <w:delText xml:space="preserve"> </w:delText>
        </w:r>
      </w:del>
    </w:p>
    <w:p w14:paraId="137D7179" w14:textId="425EC355" w:rsidR="00F634ED" w:rsidDel="00892E61" w:rsidRDefault="00000000">
      <w:pPr>
        <w:ind w:left="492" w:right="107"/>
        <w:rPr>
          <w:del w:id="593" w:author="ALVARO SANCHEZ-CID ROMAN" w:date="2024-01-06T21:13:00Z"/>
        </w:rPr>
      </w:pPr>
      <w:del w:id="594" w:author="ALVARO SANCHEZ-CID ROMAN" w:date="2024-01-06T21:13:00Z">
        <w:r w:rsidDel="00892E61">
          <w:delText xml:space="preserve">Cualquier Jugador que abuse de esta Regla Médica podrá estar sujeto a ser penalizado acorde al Código de Conducta por Conducta Antideportiva. </w:delText>
        </w:r>
      </w:del>
    </w:p>
    <w:p w14:paraId="4E76D911" w14:textId="48786CD2" w:rsidR="00F634ED" w:rsidRDefault="00000000">
      <w:pPr>
        <w:spacing w:after="0" w:line="259" w:lineRule="auto"/>
        <w:ind w:left="0" w:firstLine="0"/>
        <w:jc w:val="left"/>
      </w:pPr>
      <w:del w:id="595" w:author="ALVARO SANCHEZ-CID ROMAN" w:date="2024-01-06T21:13:00Z">
        <w:r w:rsidDel="00892E61">
          <w:rPr>
            <w:sz w:val="26"/>
          </w:rPr>
          <w:delText xml:space="preserve"> </w:delText>
        </w:r>
      </w:del>
    </w:p>
    <w:p w14:paraId="40723E29" w14:textId="3B423A31" w:rsidR="00F634ED" w:rsidRDefault="00BC58AF">
      <w:pPr>
        <w:pStyle w:val="Ttulo2"/>
        <w:ind w:left="137" w:right="174"/>
      </w:pPr>
      <w:ins w:id="596" w:author="ALVARO SANCHEZ-CID ROMAN" w:date="2024-01-07T10:50:00Z">
        <w:r>
          <w:t>c</w:t>
        </w:r>
      </w:ins>
      <w:del w:id="597" w:author="ALVARO SANCHEZ-CID ROMAN" w:date="2024-01-07T10:50:00Z">
        <w:r w:rsidDel="00BC58AF">
          <w:delText>f</w:delText>
        </w:r>
      </w:del>
      <w:r>
        <w:t xml:space="preserve">   </w:t>
      </w:r>
      <w:del w:id="598" w:author="ALVARO SANCHEZ-CID ROMAN" w:date="2024-01-06T23:05:00Z">
        <w:r w:rsidDel="00975ABB">
          <w:delText xml:space="preserve"> Sangre</w:delText>
        </w:r>
        <w:r w:rsidDel="00975ABB">
          <w:rPr>
            <w:b w:val="0"/>
          </w:rPr>
          <w:delText xml:space="preserve"> </w:delText>
        </w:r>
      </w:del>
    </w:p>
    <w:p w14:paraId="79C794B1" w14:textId="5F1ECA13" w:rsidR="00F634ED" w:rsidDel="00D57ED1" w:rsidRDefault="00000000">
      <w:pPr>
        <w:ind w:left="492" w:right="107"/>
        <w:rPr>
          <w:del w:id="599" w:author="ALVARO SANCHEZ-CID ROMAN" w:date="2024-01-06T22:58:00Z"/>
        </w:rPr>
      </w:pPr>
      <w:del w:id="600" w:author="ALVARO SANCHEZ-CID ROMAN" w:date="2024-01-06T22:58:00Z">
        <w:r w:rsidDel="00D57ED1">
          <w:delText xml:space="preserve">Si un Jugador sangra, el Juez de Silla deberá parar el partido tan pronto le sea posible y, a su </w:delText>
        </w:r>
        <w:r w:rsidR="000F3237" w:rsidDel="00D57ED1">
          <w:delText>vez, deberá</w:delText>
        </w:r>
        <w:r w:rsidDel="00D57ED1">
          <w:delText xml:space="preserve"> llamar al Fisioterapeuta del Torneo a pista para que procediera a realizar evaluación y tratamiento. El Fisioterapeuta del Torneo, en colaboración con el Doctor del Torneo si es conveniente, evaluará la herida, y podrá requerir un Tiempo Muerto Médico si lo estima necesario. </w:delText>
        </w:r>
      </w:del>
    </w:p>
    <w:p w14:paraId="78A0366B" w14:textId="64CE2C3C" w:rsidR="00F634ED" w:rsidDel="00D57ED1" w:rsidRDefault="00000000">
      <w:pPr>
        <w:spacing w:after="0" w:line="259" w:lineRule="auto"/>
        <w:ind w:left="0" w:firstLine="0"/>
        <w:jc w:val="left"/>
        <w:rPr>
          <w:del w:id="601" w:author="ALVARO SANCHEZ-CID ROMAN" w:date="2024-01-06T22:58:00Z"/>
        </w:rPr>
      </w:pPr>
      <w:del w:id="602" w:author="ALVARO SANCHEZ-CID ROMAN" w:date="2024-01-06T22:58:00Z">
        <w:r w:rsidDel="00D57ED1">
          <w:rPr>
            <w:sz w:val="26"/>
          </w:rPr>
          <w:delText xml:space="preserve"> </w:delText>
        </w:r>
      </w:del>
    </w:p>
    <w:p w14:paraId="3554AB45" w14:textId="65CD0729" w:rsidR="00F634ED" w:rsidDel="00D57ED1" w:rsidRDefault="00000000">
      <w:pPr>
        <w:ind w:left="492" w:right="107"/>
        <w:rPr>
          <w:del w:id="603" w:author="ALVARO SANCHEZ-CID ROMAN" w:date="2024-01-06T22:58:00Z"/>
        </w:rPr>
      </w:pPr>
      <w:del w:id="604" w:author="ALVARO SANCHEZ-CID ROMAN" w:date="2024-01-06T22:58:00Z">
        <w:r w:rsidDel="00D57ED1">
          <w:delText xml:space="preserve">A petición del Fisioterapeuta y/o Doctor del Torneo, el Juez Árbitro o el Juez de Silla podrá otorgar hasta un total de cinco (5) minutos para asegurar el control de la hemorragia. </w:delText>
        </w:r>
      </w:del>
    </w:p>
    <w:p w14:paraId="0C3B4E69" w14:textId="4D04A820" w:rsidR="00F634ED" w:rsidDel="00D57ED1" w:rsidRDefault="00000000">
      <w:pPr>
        <w:spacing w:after="0" w:line="259" w:lineRule="auto"/>
        <w:ind w:left="0" w:firstLine="0"/>
        <w:jc w:val="left"/>
        <w:rPr>
          <w:del w:id="605" w:author="ALVARO SANCHEZ-CID ROMAN" w:date="2024-01-06T22:58:00Z"/>
        </w:rPr>
      </w:pPr>
      <w:del w:id="606" w:author="ALVARO SANCHEZ-CID ROMAN" w:date="2024-01-06T22:58:00Z">
        <w:r w:rsidDel="00D57ED1">
          <w:rPr>
            <w:sz w:val="26"/>
          </w:rPr>
          <w:delText xml:space="preserve"> </w:delText>
        </w:r>
      </w:del>
    </w:p>
    <w:p w14:paraId="5A3BCB8A" w14:textId="50595888" w:rsidR="00F634ED" w:rsidDel="00D57ED1" w:rsidRDefault="00000000">
      <w:pPr>
        <w:ind w:left="492" w:right="107"/>
        <w:rPr>
          <w:del w:id="607" w:author="ALVARO SANCHEZ-CID ROMAN" w:date="2024-01-06T22:58:00Z"/>
        </w:rPr>
      </w:pPr>
      <w:del w:id="608" w:author="ALVARO SANCHEZ-CID ROMAN" w:date="2024-01-06T22:58:00Z">
        <w:r w:rsidDel="00D57ED1">
          <w:delText xml:space="preserve">Si cae sangre en la pista o aledaños inmediatos, el juego no podrá ser reanudado hasta que la zona afectada haya sido limpiada adecuadamente. </w:delText>
        </w:r>
      </w:del>
    </w:p>
    <w:p w14:paraId="42FC4C38" w14:textId="0EA62E14" w:rsidR="00F634ED" w:rsidRDefault="00000000">
      <w:pPr>
        <w:spacing w:after="0" w:line="259" w:lineRule="auto"/>
        <w:ind w:left="0" w:firstLine="0"/>
        <w:jc w:val="left"/>
      </w:pPr>
      <w:del w:id="609" w:author="ALVARO SANCHEZ-CID ROMAN" w:date="2024-01-06T22:58:00Z">
        <w:r w:rsidDel="00D57ED1">
          <w:rPr>
            <w:sz w:val="26"/>
          </w:rPr>
          <w:delText xml:space="preserve"> </w:delText>
        </w:r>
      </w:del>
    </w:p>
    <w:p w14:paraId="6404C713" w14:textId="5B281801" w:rsidR="00F634ED" w:rsidRDefault="00BC58AF">
      <w:pPr>
        <w:pStyle w:val="Ttulo2"/>
        <w:ind w:left="137" w:right="174"/>
      </w:pPr>
      <w:ins w:id="610" w:author="ALVARO SANCHEZ-CID ROMAN" w:date="2024-01-07T10:50:00Z">
        <w:r>
          <w:t>d</w:t>
        </w:r>
      </w:ins>
      <w:del w:id="611" w:author="ALVARO SANCHEZ-CID ROMAN" w:date="2024-01-07T10:50:00Z">
        <w:r w:rsidDel="00BC58AF">
          <w:delText>g</w:delText>
        </w:r>
      </w:del>
      <w:r>
        <w:t xml:space="preserve">    </w:t>
      </w:r>
      <w:commentRangeStart w:id="612"/>
      <w:r>
        <w:t>Vómitos</w:t>
      </w:r>
      <w:commentRangeEnd w:id="612"/>
      <w:r w:rsidR="00975ABB">
        <w:rPr>
          <w:rStyle w:val="Refdecomentario"/>
          <w:b w:val="0"/>
        </w:rPr>
        <w:commentReference w:id="612"/>
      </w:r>
      <w:r>
        <w:rPr>
          <w:b w:val="0"/>
        </w:rPr>
        <w:t xml:space="preserve"> </w:t>
      </w:r>
    </w:p>
    <w:p w14:paraId="26560FBA" w14:textId="78D37249" w:rsidR="00F634ED" w:rsidRDefault="00000000">
      <w:pPr>
        <w:ind w:left="492" w:right="107"/>
      </w:pPr>
      <w:r>
        <w:t xml:space="preserve">Si un Jugador vomita, el Juez de </w:t>
      </w:r>
      <w:ins w:id="613" w:author="ALVARO SANCHEZ-CID ROMAN" w:date="2024-01-06T23:05:00Z">
        <w:r w:rsidR="00975ABB">
          <w:t>Pista</w:t>
        </w:r>
      </w:ins>
      <w:del w:id="614" w:author="ALVARO SANCHEZ-CID ROMAN" w:date="2024-01-06T23:05:00Z">
        <w:r w:rsidDel="00975ABB">
          <w:delText>Silla</w:delText>
        </w:r>
      </w:del>
      <w:r>
        <w:t xml:space="preserve"> deberá parar el partido si el vómito ha caído dentro de la pista o si el Jugador pide una Evaluación Médica. Si el Jugador realiza tal petición, el Fisioterapeuta del Torneo debería determinar si el Jugador tiene una Condición Médica Tratable, y en tal caso, si es aguda o no. </w:t>
      </w:r>
    </w:p>
    <w:p w14:paraId="4EA614A8" w14:textId="77777777" w:rsidR="00F634ED" w:rsidRDefault="00000000">
      <w:pPr>
        <w:spacing w:after="0" w:line="259" w:lineRule="auto"/>
        <w:ind w:left="0" w:firstLine="0"/>
        <w:jc w:val="left"/>
      </w:pPr>
      <w:r>
        <w:rPr>
          <w:sz w:val="26"/>
        </w:rPr>
        <w:t xml:space="preserve"> </w:t>
      </w:r>
    </w:p>
    <w:p w14:paraId="547352D0" w14:textId="77777777" w:rsidR="00F634ED" w:rsidRDefault="00000000">
      <w:pPr>
        <w:ind w:left="492" w:right="107"/>
      </w:pPr>
      <w:r>
        <w:t xml:space="preserve">Si cae vómito en pista, el juego no podrá ser reanudado hasta que la zona afectada haya sido limpiada adecuadamente. </w:t>
      </w:r>
    </w:p>
    <w:p w14:paraId="673CD0F9" w14:textId="77777777" w:rsidR="00F634ED" w:rsidRDefault="00000000">
      <w:pPr>
        <w:spacing w:after="0" w:line="259" w:lineRule="auto"/>
        <w:ind w:left="0" w:firstLine="0"/>
        <w:jc w:val="left"/>
      </w:pPr>
      <w:r>
        <w:rPr>
          <w:sz w:val="26"/>
        </w:rPr>
        <w:t xml:space="preserve"> </w:t>
      </w:r>
    </w:p>
    <w:p w14:paraId="2329D160" w14:textId="3F4210C0" w:rsidR="00F634ED" w:rsidRDefault="00BC58AF">
      <w:pPr>
        <w:pStyle w:val="Ttulo2"/>
        <w:ind w:left="137" w:right="174"/>
      </w:pPr>
      <w:ins w:id="615" w:author="ALVARO SANCHEZ-CID ROMAN" w:date="2024-01-07T10:50:00Z">
        <w:r>
          <w:t>e</w:t>
        </w:r>
      </w:ins>
      <w:del w:id="616" w:author="ALVARO SANCHEZ-CID ROMAN" w:date="2024-01-07T10:50:00Z">
        <w:r w:rsidDel="00BC58AF">
          <w:delText>h</w:delText>
        </w:r>
      </w:del>
      <w:r>
        <w:t xml:space="preserve">    </w:t>
      </w:r>
      <w:commentRangeStart w:id="617"/>
      <w:r>
        <w:t>Incapacidad</w:t>
      </w:r>
      <w:commentRangeEnd w:id="617"/>
      <w:r w:rsidR="004B3C5E">
        <w:rPr>
          <w:rStyle w:val="Refdecomentario"/>
          <w:b w:val="0"/>
        </w:rPr>
        <w:commentReference w:id="617"/>
      </w:r>
      <w:r>
        <w:rPr>
          <w:b w:val="0"/>
        </w:rPr>
        <w:t xml:space="preserve"> </w:t>
      </w:r>
    </w:p>
    <w:p w14:paraId="16521F74" w14:textId="7D6C8EF4" w:rsidR="00F634ED" w:rsidRDefault="00000000">
      <w:pPr>
        <w:ind w:left="492" w:right="107"/>
      </w:pPr>
      <w:r>
        <w:t xml:space="preserve">En caso de presentarse cualquier condición médica (sea física o psicológica) que impida competir o que constituya una amenaza para la salud de jugadores, árbitros, personal u organizadores, debería llamarse al Fisioterapeuta y/o Doctor del Torneo para asistir al Jugador. En caso de ocurrir durante un partido, el Juez de </w:t>
      </w:r>
      <w:ins w:id="618" w:author="ALVARO SANCHEZ-CID ROMAN" w:date="2024-01-06T23:08:00Z">
        <w:r w:rsidR="00975ABB">
          <w:t>Pista</w:t>
        </w:r>
      </w:ins>
      <w:del w:id="619" w:author="ALVARO SANCHEZ-CID ROMAN" w:date="2024-01-06T23:08:00Z">
        <w:r w:rsidDel="00975ABB">
          <w:delText>Silla</w:delText>
        </w:r>
      </w:del>
      <w:r>
        <w:t xml:space="preserve"> debería proceder inmediatamente a dicho aviso. </w:t>
      </w:r>
    </w:p>
    <w:p w14:paraId="678D54DE" w14:textId="77777777" w:rsidR="00F634ED" w:rsidRDefault="00000000">
      <w:pPr>
        <w:spacing w:after="0" w:line="259" w:lineRule="auto"/>
        <w:ind w:left="0" w:firstLine="0"/>
        <w:jc w:val="left"/>
      </w:pPr>
      <w:r>
        <w:rPr>
          <w:sz w:val="26"/>
        </w:rPr>
        <w:t xml:space="preserve"> </w:t>
      </w:r>
    </w:p>
    <w:p w14:paraId="33FDBD8A" w14:textId="77777777" w:rsidR="00F634ED" w:rsidRDefault="00000000">
      <w:pPr>
        <w:spacing w:after="61"/>
        <w:ind w:left="492" w:right="107"/>
      </w:pPr>
      <w:r>
        <w:t xml:space="preserve">El Doctor del Torneo es el responsable de asegurar que el Jugador recibe una atención médica adecuada y que su salud no se ponga en riesgo, y que además su condición médica no suponga un riesgo para terceros. Todas las conversaciones entre el Doctor del Torneo y el Jugador deben estar sujetas a la confidencialidad de la relación médico-paciente, por lo que no ha de comunicarse a ninguna otra persona sin el consentimiento del Jugador. Sin embargo, si el Doctor del Torneo determina que debido a la condición médica del Jugador su participación en el torneo comprometería la salud, el Jugador debe permitir al Doctor del Torneo trasladar tal consejo al Juez Árbitro (revelando únicamente la información médica que el Jugador consienta). A la vista de </w:t>
      </w:r>
      <w:r>
        <w:lastRenderedPageBreak/>
        <w:t xml:space="preserve">dicho informe médico, el Juez Árbitro decidirá si retira al jugador del partido en curso o de próximos partidos (según el caso). El Juez Árbitro deberá usar dicha potestad con enorme prudencia y debería a su vez tener en consideración el máximo interés del tenis, los criterios y consejos médicos, y cualquier otra información necesaria al respecto. </w:t>
      </w:r>
    </w:p>
    <w:p w14:paraId="285D1866" w14:textId="77777777" w:rsidR="00F634ED" w:rsidRDefault="00000000">
      <w:pPr>
        <w:ind w:right="107"/>
      </w:pPr>
      <w:r>
        <w:t xml:space="preserve">Si la condición médica del jugador mejora suficientemente como para volver a competir, el Doctor del Torneo ha de informar al Juez Árbitro en consecuencia. A discreción del Juez Árbitro, el jugador puede en su caso competir en otra prueba del mismo torneo (por ejemplo, en dobles), bien en el mismo día o en jornadas posteriores.  </w:t>
      </w:r>
    </w:p>
    <w:p w14:paraId="167DBC8D" w14:textId="77777777" w:rsidR="00F634ED" w:rsidRDefault="00000000">
      <w:pPr>
        <w:spacing w:after="58" w:line="237" w:lineRule="auto"/>
        <w:ind w:left="853" w:right="119" w:hanging="286"/>
      </w:pPr>
      <w:r>
        <w:rPr>
          <w:sz w:val="18"/>
        </w:rPr>
        <w:t xml:space="preserve">* El CEAT es consciente de la gran diversidad de Torneos que existen en el Territorio y la dificultad que puedan tener algunos de ellos en contar con un Fisioterapeuta siempre disponible, </w:t>
      </w:r>
      <w:proofErr w:type="spellStart"/>
      <w:r>
        <w:rPr>
          <w:sz w:val="18"/>
        </w:rPr>
        <w:t>aún</w:t>
      </w:r>
      <w:proofErr w:type="spellEnd"/>
      <w:r>
        <w:rPr>
          <w:sz w:val="18"/>
        </w:rPr>
        <w:t xml:space="preserve"> así recomendamos que ello sea posible, especialmente en función de la Categoría del Torneo. </w:t>
      </w:r>
    </w:p>
    <w:p w14:paraId="70B7293D" w14:textId="77777777" w:rsidR="00F634ED" w:rsidRDefault="00000000">
      <w:pPr>
        <w:spacing w:after="0" w:line="259" w:lineRule="auto"/>
        <w:ind w:left="0" w:firstLine="0"/>
        <w:jc w:val="left"/>
      </w:pPr>
      <w:r>
        <w:rPr>
          <w:sz w:val="26"/>
        </w:rPr>
        <w:t xml:space="preserve"> </w:t>
      </w:r>
    </w:p>
    <w:p w14:paraId="3DB5F5F5" w14:textId="6C4B64ED" w:rsidR="00F634ED" w:rsidRDefault="00BC58AF" w:rsidP="00BC58AF">
      <w:pPr>
        <w:pStyle w:val="Ttulo2"/>
        <w:ind w:left="709" w:right="174" w:hanging="420"/>
      </w:pPr>
      <w:ins w:id="620" w:author="ALVARO SANCHEZ-CID ROMAN" w:date="2024-01-07T10:50:00Z">
        <w:r>
          <w:t>f</w:t>
        </w:r>
      </w:ins>
      <w:del w:id="621" w:author="ALVARO SANCHEZ-CID ROMAN" w:date="2024-01-07T10:50:00Z">
        <w:r w:rsidDel="00BC58AF">
          <w:delText>5</w:delText>
        </w:r>
      </w:del>
      <w:r>
        <w:t xml:space="preserve">   </w:t>
      </w:r>
      <w:ins w:id="622" w:author="ALVARO SANCHEZ-CID ROMAN" w:date="2024-01-07T10:41:00Z">
        <w:r w:rsidR="004B3C5E">
          <w:t>Tiempo Muerto de Equipamiento</w:t>
        </w:r>
        <w:r w:rsidR="004B3C5E" w:rsidRPr="004B3C5E">
          <w:rPr>
            <w:b w:val="0"/>
            <w:bCs/>
          </w:rPr>
          <w:t xml:space="preserve"> (</w:t>
        </w:r>
      </w:ins>
      <w:ins w:id="623" w:author="ALVARO SANCHEZ-CID ROMAN" w:date="2024-01-07T20:40:00Z">
        <w:r w:rsidR="002F4843">
          <w:rPr>
            <w:b w:val="0"/>
            <w:bCs/>
          </w:rPr>
          <w:t>Regla</w:t>
        </w:r>
      </w:ins>
      <w:ins w:id="624" w:author="ALVARO SANCHEZ-CID ROMAN" w:date="2024-01-07T10:41:00Z">
        <w:r w:rsidR="004B3C5E" w:rsidRPr="004B3C5E">
          <w:rPr>
            <w:b w:val="0"/>
            <w:bCs/>
          </w:rPr>
          <w:t xml:space="preserve"> 10.D)</w:t>
        </w:r>
        <w:r w:rsidR="004B3C5E">
          <w:t xml:space="preserve"> </w:t>
        </w:r>
      </w:ins>
      <w:r>
        <w:t>Interrupción para ir al baño o cambiar la indumentaria</w:t>
      </w:r>
      <w:r>
        <w:rPr>
          <w:b w:val="0"/>
        </w:rPr>
        <w:t xml:space="preserve"> </w:t>
      </w:r>
    </w:p>
    <w:p w14:paraId="48624F7C" w14:textId="7B69A04E" w:rsidR="004B3C5E" w:rsidRDefault="004B3C5E" w:rsidP="00BC58AF">
      <w:pPr>
        <w:ind w:left="709" w:right="107" w:firstLine="0"/>
        <w:rPr>
          <w:ins w:id="625" w:author="ALVARO SANCHEZ-CID ROMAN" w:date="2024-01-07T10:43:00Z"/>
        </w:rPr>
      </w:pPr>
      <w:ins w:id="626" w:author="ALVARO SANCHEZ-CID ROMAN" w:date="2024-01-07T10:42:00Z">
        <w:r w:rsidRPr="004B3C5E">
          <w:t xml:space="preserve">Se espera que los jugadores mantengan toda la ropa y el equipo en buenas condiciones para jugar. Si el </w:t>
        </w:r>
      </w:ins>
      <w:ins w:id="627" w:author="ALVARO SANCHEZ-CID ROMAN" w:date="2024-01-07T11:34:00Z">
        <w:r w:rsidR="005B67E6">
          <w:t>Juez de Pista</w:t>
        </w:r>
      </w:ins>
      <w:ins w:id="628" w:author="ALVARO SANCHEZ-CID ROMAN" w:date="2024-01-07T10:42:00Z">
        <w:r w:rsidRPr="004B3C5E">
          <w:t xml:space="preserve"> determina que es necesario un cambio o ajuste del equipo para una continuación justa y segura del partido, el </w:t>
        </w:r>
      </w:ins>
      <w:ins w:id="629" w:author="ALVARO SANCHEZ-CID ROMAN" w:date="2024-01-07T11:34:00Z">
        <w:r w:rsidR="005B67E6">
          <w:t>Juez de Pista</w:t>
        </w:r>
      </w:ins>
      <w:ins w:id="630" w:author="ALVARO SANCHEZ-CID ROMAN" w:date="2024-01-07T10:42:00Z">
        <w:r w:rsidRPr="004B3C5E">
          <w:t xml:space="preserve"> puede otorgar un tiempo muerto de equipamiento de duración razonable. Se utilizará la regla 10.A.5 para continuar el juego. En los partidos no arbitrados, los jugadores harán arreglos razonables entre ellos por mal funcionamiento del equipamiento. </w:t>
        </w:r>
      </w:ins>
    </w:p>
    <w:p w14:paraId="00A21D98" w14:textId="6F2DBAC0" w:rsidR="004B3C5E" w:rsidRDefault="004B3C5E" w:rsidP="00BC58AF">
      <w:pPr>
        <w:ind w:left="1134" w:right="107" w:hanging="331"/>
        <w:rPr>
          <w:ins w:id="631" w:author="ALVARO SANCHEZ-CID ROMAN" w:date="2024-01-07T10:42:00Z"/>
        </w:rPr>
      </w:pPr>
      <w:ins w:id="632" w:author="ALVARO SANCHEZ-CID ROMAN" w:date="2024-01-07T10:42:00Z">
        <w:r w:rsidRPr="004B3C5E">
          <w:t>1. Los ajustes de ropa y equipo que se pueden realizar rápidamente están permitidos entre peloteos (por ejemplo, atarse los cordones de los zapatos, limpiarse las gafas, ajustarse la gorra).</w:t>
        </w:r>
      </w:ins>
    </w:p>
    <w:p w14:paraId="08A987F5" w14:textId="293DBF2E" w:rsidR="00F634ED" w:rsidDel="004B3C5E" w:rsidRDefault="00000000">
      <w:pPr>
        <w:ind w:left="473" w:right="107"/>
        <w:rPr>
          <w:del w:id="633" w:author="ALVARO SANCHEZ-CID ROMAN" w:date="2024-01-07T10:42:00Z"/>
        </w:rPr>
      </w:pPr>
      <w:del w:id="634" w:author="ALVARO SANCHEZ-CID ROMAN" w:date="2024-01-07T10:42:00Z">
        <w:r w:rsidDel="004B3C5E">
          <w:delText xml:space="preserve">Un jugador puede solicitar permiso para abandonar la pista por un tiempo razonable para ir al baño, cambiar su indumentaria o ambas cosas, pero no por otro motivo. Las interrupciones para ir al baño deberían ser realizadas en los descansos entre sets mientras que las interrupciones para cambiar la indumentaria sólo podrán ser realizadas en los descansos entre sets.  </w:delText>
        </w:r>
      </w:del>
    </w:p>
    <w:p w14:paraId="6AD16E36" w14:textId="54681947" w:rsidR="00F634ED" w:rsidDel="004B3C5E" w:rsidRDefault="00000000">
      <w:pPr>
        <w:ind w:left="473" w:right="107"/>
        <w:rPr>
          <w:del w:id="635" w:author="ALVARO SANCHEZ-CID ROMAN" w:date="2024-01-07T10:42:00Z"/>
        </w:rPr>
      </w:pPr>
      <w:del w:id="636" w:author="ALVARO SANCHEZ-CID ROMAN" w:date="2024-01-07T10:42:00Z">
        <w:r w:rsidDel="004B3C5E">
          <w:delText xml:space="preserve">En partidos individuales, cada jugador dispone de una (1) interrupción para ir al baño en partidos al mejor de tres (3) sets y de dos (2) interrupciones en partidos al mejor de cinco (5) sets.  </w:delText>
        </w:r>
      </w:del>
    </w:p>
    <w:p w14:paraId="7F7DEDE6" w14:textId="3882CA78" w:rsidR="00F634ED" w:rsidDel="004B3C5E" w:rsidRDefault="00000000">
      <w:pPr>
        <w:ind w:left="473" w:right="107"/>
        <w:rPr>
          <w:del w:id="637" w:author="ALVARO SANCHEZ-CID ROMAN" w:date="2024-01-07T10:42:00Z"/>
        </w:rPr>
      </w:pPr>
      <w:del w:id="638" w:author="ALVARO SANCHEZ-CID ROMAN" w:date="2024-01-07T10:42:00Z">
        <w:r w:rsidDel="004B3C5E">
          <w:delText xml:space="preserve">En todos los partidos de dobles, cada pareja dispone de un total de dos (2) interrupciones. Si ambos componentes de una misma pareja abandonan la pista a la vez, contará como una (1) sola interrupción de las autorizadas a dicha pareja.  </w:delText>
        </w:r>
      </w:del>
    </w:p>
    <w:p w14:paraId="1D1C7A22" w14:textId="2CCCEE7B" w:rsidR="00F634ED" w:rsidRDefault="00000000">
      <w:pPr>
        <w:ind w:left="473" w:right="107"/>
        <w:rPr>
          <w:ins w:id="639" w:author="ALVARO SANCHEZ-CID ROMAN" w:date="2024-01-07T10:47:00Z"/>
        </w:rPr>
      </w:pPr>
      <w:del w:id="640" w:author="ALVARO SANCHEZ-CID ROMAN" w:date="2024-01-07T10:42:00Z">
        <w:r w:rsidDel="004B3C5E">
          <w:delText>Siempre que un jugador abandone la pista para ir al baño, contará como una interrupción de las que dispone, sin importar si el jugador o la pareja contraria está en ese momento utilizando las interrupciones de que dispone. Cualquier interrupción para ir al baño utilizada una vez el periodo de calentamiento se haya iniciado será considerada como una de las que el Jugador o Pareja disponen. En todos los casos, deberá utilizarse el aseo más cercano asignado. Se espera que los jugadores tengan la indumentaria necesaria preparada en pista. Interrupciones adicionales serán autorizadas, pero deberán derivar en infracciones al Código de Conducta si el Jugador o Pareja no están preparados para jugar en el tiempo que marcan las Reglas del Tenis.</w:delText>
        </w:r>
      </w:del>
      <w:r>
        <w:t xml:space="preserve"> </w:t>
      </w:r>
    </w:p>
    <w:p w14:paraId="0A813CDA" w14:textId="77777777" w:rsidR="00BC58AF" w:rsidRDefault="00BC58AF">
      <w:pPr>
        <w:ind w:left="473" w:right="107"/>
        <w:rPr>
          <w:ins w:id="641" w:author="ALVARO SANCHEZ-CID ROMAN" w:date="2024-01-07T10:47:00Z"/>
        </w:rPr>
      </w:pPr>
    </w:p>
    <w:p w14:paraId="036ACF6E" w14:textId="7AF9D7DB" w:rsidR="00BC58AF" w:rsidRDefault="00BC58AF" w:rsidP="00BC58AF">
      <w:pPr>
        <w:ind w:left="426" w:right="107" w:firstLine="0"/>
        <w:rPr>
          <w:ins w:id="642" w:author="ALVARO SANCHEZ-CID ROMAN" w:date="2024-01-07T10:53:00Z"/>
        </w:rPr>
      </w:pPr>
      <w:ins w:id="643" w:author="ALVARO SANCHEZ-CID ROMAN" w:date="2024-01-07T10:52:00Z">
        <w:r w:rsidRPr="00BC58AF">
          <w:rPr>
            <w:b/>
            <w:bCs/>
          </w:rPr>
          <w:t xml:space="preserve">g   </w:t>
        </w:r>
      </w:ins>
      <w:ins w:id="644" w:author="ALVARO SANCHEZ-CID ROMAN" w:date="2024-01-07T10:47:00Z">
        <w:r w:rsidRPr="00BC58AF">
          <w:rPr>
            <w:b/>
            <w:bCs/>
          </w:rPr>
          <w:t>Tiempo entre juegos</w:t>
        </w:r>
      </w:ins>
      <w:ins w:id="645" w:author="ALVARO SANCHEZ-CID ROMAN" w:date="2024-01-07T10:52:00Z">
        <w:r>
          <w:t xml:space="preserve"> (</w:t>
        </w:r>
      </w:ins>
      <w:ins w:id="646" w:author="ALVARO SANCHEZ-CID ROMAN" w:date="2024-01-07T20:40:00Z">
        <w:r w:rsidR="002F4843">
          <w:t>Regla</w:t>
        </w:r>
      </w:ins>
      <w:ins w:id="647" w:author="ALVARO SANCHEZ-CID ROMAN" w:date="2024-01-07T10:52:00Z">
        <w:r>
          <w:t xml:space="preserve"> 10.E)</w:t>
        </w:r>
      </w:ins>
    </w:p>
    <w:p w14:paraId="77B6871C" w14:textId="77777777" w:rsidR="005B67E6" w:rsidRDefault="005B67E6" w:rsidP="00BC58AF">
      <w:pPr>
        <w:ind w:left="851" w:right="107" w:firstLine="0"/>
        <w:rPr>
          <w:ins w:id="648" w:author="ALVARO SANCHEZ-CID ROMAN" w:date="2024-01-07T11:32:00Z"/>
        </w:rPr>
      </w:pPr>
      <w:ins w:id="649" w:author="ALVARO SANCHEZ-CID ROMAN" w:date="2024-01-07T11:32:00Z">
        <w:r w:rsidRPr="005B67E6">
          <w:t xml:space="preserve">El tiempo estándar entre juegos es de dos minutos. Se utilizará la Regla 10.A.5 para continuar el juego. </w:t>
        </w:r>
      </w:ins>
    </w:p>
    <w:p w14:paraId="2E23E251" w14:textId="1D95AEA9" w:rsidR="00BC58AF" w:rsidRDefault="005B67E6" w:rsidP="005B67E6">
      <w:pPr>
        <w:pStyle w:val="Prrafodelista"/>
        <w:numPr>
          <w:ilvl w:val="0"/>
          <w:numId w:val="33"/>
        </w:numPr>
        <w:ind w:right="107"/>
        <w:rPr>
          <w:ins w:id="650" w:author="ALVARO SANCHEZ-CID ROMAN" w:date="2024-01-07T11:40:00Z"/>
        </w:rPr>
      </w:pPr>
      <w:ins w:id="651" w:author="ALVARO SANCHEZ-CID ROMAN" w:date="2024-01-07T11:32:00Z">
        <w:r w:rsidRPr="005B67E6">
          <w:t xml:space="preserve">Entre los juegos de un partido, los jugadores pueden tomar uno o ambos tiempos muertos de su próximo juego. Los jugadores deben informar al </w:t>
        </w:r>
      </w:ins>
      <w:ins w:id="652" w:author="ALVARO SANCHEZ-CID ROMAN" w:date="2024-01-07T11:33:00Z">
        <w:r>
          <w:t>Juez de Pista</w:t>
        </w:r>
      </w:ins>
      <w:ins w:id="653" w:author="ALVARO SANCHEZ-CID ROMAN" w:date="2024-01-07T11:32:00Z">
        <w:r w:rsidRPr="005B67E6">
          <w:t xml:space="preserve">, o a sus oponentes si no hay </w:t>
        </w:r>
      </w:ins>
      <w:ins w:id="654" w:author="ALVARO SANCHEZ-CID ROMAN" w:date="2024-01-07T11:33:00Z">
        <w:r>
          <w:t>Juez de Pista</w:t>
        </w:r>
      </w:ins>
      <w:ins w:id="655" w:author="ALVARO SANCHEZ-CID ROMAN" w:date="2024-01-07T11:32:00Z">
        <w:r w:rsidRPr="005B67E6">
          <w:t xml:space="preserve">. Si un equipo vuelve a jugar antes de que haya comenzado uno (o ambos) tiempos muertos solicitados, el equipo retiene los tiempos muertos para el </w:t>
        </w:r>
        <w:r w:rsidRPr="005B67E6">
          <w:lastRenderedPageBreak/>
          <w:t>próximo juego. Los dos minutos normales entre juegos se utilizarán antes de cualquier tiempo muerto asignado al equipo</w:t>
        </w:r>
      </w:ins>
    </w:p>
    <w:p w14:paraId="3D59155F" w14:textId="77777777" w:rsidR="005B67E6" w:rsidRDefault="005B67E6" w:rsidP="005B67E6">
      <w:pPr>
        <w:ind w:right="107"/>
        <w:rPr>
          <w:ins w:id="656" w:author="ALVARO SANCHEZ-CID ROMAN" w:date="2024-01-07T11:40:00Z"/>
        </w:rPr>
      </w:pPr>
    </w:p>
    <w:p w14:paraId="61DF8A18" w14:textId="307800A8" w:rsidR="005B67E6" w:rsidRPr="005B67E6" w:rsidRDefault="005B67E6" w:rsidP="005B67E6">
      <w:pPr>
        <w:ind w:left="426" w:right="107" w:firstLine="0"/>
        <w:rPr>
          <w:ins w:id="657" w:author="ALVARO SANCHEZ-CID ROMAN" w:date="2024-01-07T10:47:00Z"/>
          <w:b/>
          <w:bCs/>
        </w:rPr>
      </w:pPr>
      <w:ins w:id="658" w:author="ALVARO SANCHEZ-CID ROMAN" w:date="2024-01-07T11:40:00Z">
        <w:r w:rsidRPr="005B67E6">
          <w:rPr>
            <w:b/>
            <w:bCs/>
          </w:rPr>
          <w:t xml:space="preserve">h    Otras reglas de Tiempo Muerto </w:t>
        </w:r>
        <w:r w:rsidRPr="005B67E6">
          <w:t>(</w:t>
        </w:r>
      </w:ins>
      <w:ins w:id="659" w:author="ALVARO SANCHEZ-CID ROMAN" w:date="2024-01-07T20:40:00Z">
        <w:r w:rsidR="002F4843">
          <w:t>Regla</w:t>
        </w:r>
      </w:ins>
      <w:ins w:id="660" w:author="ALVARO SANCHEZ-CID ROMAN" w:date="2024-01-07T11:40:00Z">
        <w:r w:rsidRPr="005B67E6">
          <w:t xml:space="preserve"> 10.H)</w:t>
        </w:r>
      </w:ins>
    </w:p>
    <w:p w14:paraId="394A9610" w14:textId="77777777" w:rsidR="00622F0A" w:rsidRDefault="00622F0A" w:rsidP="00622F0A">
      <w:pPr>
        <w:pStyle w:val="Prrafodelista"/>
        <w:ind w:left="1134" w:right="107" w:hanging="283"/>
        <w:rPr>
          <w:ins w:id="661" w:author="ALVARO SANCHEZ-CID ROMAN" w:date="2024-01-07T11:43:00Z"/>
        </w:rPr>
      </w:pPr>
      <w:ins w:id="662" w:author="ALVARO SANCHEZ-CID ROMAN" w:date="2024-01-07T11:42:00Z">
        <w:r w:rsidRPr="00622F0A">
          <w:t xml:space="preserve">1. Antes de un partido o entre juegos: No se pueden tomar tiempos muertos médicos ni regulares antes de que comience un partido. Un partido no puede comenzar hasta que todos los jugadores estén presentes y se cante el marcador inicial. El(los) tiempo(s) muerto(s) puede(n) usarse antes del comienzo del segundo y subsiguientes juegos en un partido de juegos múltiples. </w:t>
        </w:r>
      </w:ins>
    </w:p>
    <w:p w14:paraId="36734652" w14:textId="77777777" w:rsidR="00622F0A" w:rsidRDefault="00622F0A" w:rsidP="00622F0A">
      <w:pPr>
        <w:pStyle w:val="Prrafodelista"/>
        <w:ind w:left="1134" w:right="107" w:hanging="283"/>
        <w:rPr>
          <w:ins w:id="663" w:author="ALVARO SANCHEZ-CID ROMAN" w:date="2024-01-07T11:44:00Z"/>
        </w:rPr>
      </w:pPr>
      <w:ins w:id="664" w:author="ALVARO SANCHEZ-CID ROMAN" w:date="2024-01-07T11:42:00Z">
        <w:r w:rsidRPr="00622F0A">
          <w:t>2. Circunstancias Atenuantes (</w:t>
        </w:r>
        <w:proofErr w:type="spellStart"/>
        <w:r w:rsidRPr="00622F0A">
          <w:t>Extenuating</w:t>
        </w:r>
        <w:proofErr w:type="spellEnd"/>
        <w:r w:rsidRPr="00622F0A">
          <w:t xml:space="preserve"> </w:t>
        </w:r>
        <w:proofErr w:type="spellStart"/>
        <w:r w:rsidRPr="00622F0A">
          <w:t>Circumstances</w:t>
        </w:r>
        <w:proofErr w:type="spellEnd"/>
        <w:r w:rsidRPr="00622F0A">
          <w:t xml:space="preserve">): El árbitro puede solicitar un tiempo muerto para abordar las circunstancias atenuantes que pueden requerir una interrupción prolongada del juego. </w:t>
        </w:r>
      </w:ins>
    </w:p>
    <w:p w14:paraId="4678A60F" w14:textId="77777777" w:rsidR="00622F0A" w:rsidRDefault="00622F0A" w:rsidP="00622F0A">
      <w:pPr>
        <w:pStyle w:val="Prrafodelista"/>
        <w:ind w:left="1418" w:right="107" w:hanging="284"/>
        <w:rPr>
          <w:ins w:id="665" w:author="ALVARO SANCHEZ-CID ROMAN" w:date="2024-01-07T11:44:00Z"/>
        </w:rPr>
      </w:pPr>
      <w:ins w:id="666" w:author="ALVARO SANCHEZ-CID ROMAN" w:date="2024-01-07T11:42:00Z">
        <w:r w:rsidRPr="00622F0A">
          <w:t xml:space="preserve">a. En aras de la seguridad, si el árbitro determina que existe una posible situación médica (por ejemplo, agotamiento por calor, golpe de calor, etc.) y el jugador no puede o se niega a pedir un tiempo muerto médico, el árbitro está autorizado a pedir un tiempo muerto del árbitro y convocar al personal médico o al </w:t>
        </w:r>
        <w:proofErr w:type="gramStart"/>
        <w:r w:rsidRPr="00622F0A">
          <w:t>Director</w:t>
        </w:r>
        <w:proofErr w:type="gramEnd"/>
        <w:r w:rsidRPr="00622F0A">
          <w:t xml:space="preserve"> del Torneo. Los tiempos muertos solicitados por el árbitro no se imputarán al jugador. </w:t>
        </w:r>
      </w:ins>
    </w:p>
    <w:p w14:paraId="28D8F7DA" w14:textId="6E1DD7E0" w:rsidR="00622F0A" w:rsidRDefault="00622F0A" w:rsidP="00622F0A">
      <w:pPr>
        <w:pStyle w:val="Prrafodelista"/>
        <w:ind w:left="1418" w:right="107" w:hanging="284"/>
        <w:rPr>
          <w:ins w:id="667" w:author="ALVARO SANCHEZ-CID ROMAN" w:date="2024-01-07T11:44:00Z"/>
        </w:rPr>
      </w:pPr>
      <w:ins w:id="668" w:author="ALVARO SANCHEZ-CID ROMAN" w:date="2024-01-07T11:42:00Z">
        <w:r w:rsidRPr="00622F0A">
          <w:t xml:space="preserve">b. El sangrado activo se abordará de acuerdo con la Regla 10.B.5. </w:t>
        </w:r>
      </w:ins>
    </w:p>
    <w:p w14:paraId="4BF37072" w14:textId="77777777" w:rsidR="00622F0A" w:rsidRDefault="00622F0A" w:rsidP="00622F0A">
      <w:pPr>
        <w:pStyle w:val="Prrafodelista"/>
        <w:ind w:left="1418" w:right="107" w:hanging="284"/>
        <w:rPr>
          <w:ins w:id="669" w:author="ALVARO SANCHEZ-CID ROMAN" w:date="2024-01-07T11:45:00Z"/>
        </w:rPr>
      </w:pPr>
      <w:ins w:id="670" w:author="ALVARO SANCHEZ-CID ROMAN" w:date="2024-01-07T11:42:00Z">
        <w:r w:rsidRPr="00622F0A">
          <w:t xml:space="preserve">c. Las sustancias extrañas en la cancha, como escombros, agua u otros fluidos, deberán ser removidas o limpiadas. </w:t>
        </w:r>
      </w:ins>
    </w:p>
    <w:p w14:paraId="0A22EA0A" w14:textId="6EE7C167" w:rsidR="00BC58AF" w:rsidRDefault="00622F0A" w:rsidP="00622F0A">
      <w:pPr>
        <w:pStyle w:val="Prrafodelista"/>
        <w:ind w:left="1418" w:right="107" w:hanging="284"/>
      </w:pPr>
      <w:ins w:id="671" w:author="ALVARO SANCHEZ-CID ROMAN" w:date="2024-01-07T11:42:00Z">
        <w:r w:rsidRPr="00622F0A">
          <w:t>d. Se utilizará la Regla 10.A.5 para reanudar el juego</w:t>
        </w:r>
      </w:ins>
    </w:p>
    <w:p w14:paraId="68861B47" w14:textId="77777777" w:rsidR="00F634ED" w:rsidRDefault="00000000">
      <w:pPr>
        <w:spacing w:after="0" w:line="259" w:lineRule="auto"/>
        <w:ind w:left="0" w:firstLine="0"/>
        <w:jc w:val="left"/>
      </w:pPr>
      <w:r>
        <w:rPr>
          <w:sz w:val="26"/>
        </w:rPr>
        <w:t xml:space="preserve"> </w:t>
      </w:r>
    </w:p>
    <w:p w14:paraId="7BD16415" w14:textId="42C70E6F" w:rsidR="00F634ED" w:rsidRDefault="00000000">
      <w:pPr>
        <w:pStyle w:val="Ttulo2"/>
        <w:spacing w:after="207"/>
        <w:ind w:right="174"/>
      </w:pPr>
      <w:r>
        <w:rPr>
          <w:b w:val="0"/>
          <w:sz w:val="13"/>
        </w:rPr>
        <w:t xml:space="preserve"> </w:t>
      </w:r>
      <w:r>
        <w:t>F   SUSPENSIONES Y APLAZAMIENTOS</w:t>
      </w:r>
      <w:r>
        <w:rPr>
          <w:b w:val="0"/>
        </w:rPr>
        <w:t xml:space="preserve"> </w:t>
      </w:r>
      <w:ins w:id="672" w:author="ALVARO SANCHEZ-CID ROMAN" w:date="2024-01-07T11:45:00Z">
        <w:r w:rsidR="00622F0A">
          <w:rPr>
            <w:b w:val="0"/>
          </w:rPr>
          <w:t>(</w:t>
        </w:r>
      </w:ins>
      <w:ins w:id="673" w:author="ALVARO SANCHEZ-CID ROMAN" w:date="2024-01-07T20:40:00Z">
        <w:r w:rsidR="002F4843">
          <w:rPr>
            <w:b w:val="0"/>
          </w:rPr>
          <w:t>Regla</w:t>
        </w:r>
      </w:ins>
      <w:ins w:id="674" w:author="ALVARO SANCHEZ-CID ROMAN" w:date="2024-01-07T11:45:00Z">
        <w:r w:rsidR="00622F0A">
          <w:rPr>
            <w:b w:val="0"/>
          </w:rPr>
          <w:t xml:space="preserve"> </w:t>
        </w:r>
      </w:ins>
      <w:ins w:id="675" w:author="ALVARO SANCHEZ-CID ROMAN" w:date="2024-01-07T11:46:00Z">
        <w:r w:rsidR="00622F0A">
          <w:rPr>
            <w:b w:val="0"/>
          </w:rPr>
          <w:t>10.G)</w:t>
        </w:r>
      </w:ins>
    </w:p>
    <w:p w14:paraId="4EC349F3" w14:textId="7A6B5528" w:rsidR="00622F0A" w:rsidRDefault="00622F0A" w:rsidP="00622F0A">
      <w:pPr>
        <w:ind w:left="567" w:right="107" w:firstLine="0"/>
        <w:rPr>
          <w:ins w:id="676" w:author="ALVARO SANCHEZ-CID ROMAN" w:date="2024-01-07T11:46:00Z"/>
        </w:rPr>
      </w:pPr>
      <w:ins w:id="677" w:author="ALVARO SANCHEZ-CID ROMAN" w:date="2024-01-07T11:46:00Z">
        <w:r w:rsidRPr="00622F0A">
          <w:t>Un juego suspendido debido a circunstancias atenuantes se reanudará con el mismo servidor, puntuación y tiempos muertos restantes que cuando se interrumpió.</w:t>
        </w:r>
      </w:ins>
    </w:p>
    <w:p w14:paraId="2AF96C0C" w14:textId="386A0CD8" w:rsidR="00F634ED" w:rsidRDefault="00000000">
      <w:pPr>
        <w:ind w:left="127" w:right="107"/>
      </w:pPr>
      <w:commentRangeStart w:id="678"/>
      <w:r>
        <w:t>El</w:t>
      </w:r>
      <w:commentRangeEnd w:id="678"/>
      <w:r w:rsidR="00622F0A">
        <w:rPr>
          <w:rStyle w:val="Refdecomentario"/>
        </w:rPr>
        <w:commentReference w:id="678"/>
      </w:r>
      <w:r>
        <w:t xml:space="preserve"> Juez de </w:t>
      </w:r>
      <w:ins w:id="679" w:author="ALVARO SANCHEZ-CID ROMAN" w:date="2024-01-10T12:46:00Z">
        <w:r w:rsidR="009A7D74">
          <w:t>Pista</w:t>
        </w:r>
      </w:ins>
      <w:del w:id="680" w:author="ALVARO SANCHEZ-CID ROMAN" w:date="2024-01-10T12:46:00Z">
        <w:r w:rsidDel="009A7D74">
          <w:delText>Silla</w:delText>
        </w:r>
      </w:del>
      <w:r>
        <w:t xml:space="preserve"> o el Juez Árbitro pueden suspender temporalmente un partido debido a las condiciones de la superficie de la pista, oscuridad o climatología. Cualquier suspensión decidida por el Juez de </w:t>
      </w:r>
      <w:ins w:id="681" w:author="ALVARO SANCHEZ-CID ROMAN" w:date="2024-01-07T11:47:00Z">
        <w:r w:rsidR="00622F0A">
          <w:t>Pista</w:t>
        </w:r>
      </w:ins>
      <w:del w:id="682" w:author="ALVARO SANCHEZ-CID ROMAN" w:date="2024-01-07T11:47:00Z">
        <w:r w:rsidDel="00622F0A">
          <w:delText>Silla</w:delText>
        </w:r>
      </w:del>
      <w:r>
        <w:t xml:space="preserve"> debe ser inmediatamente informada al Juez Árbitro. Una vez que un partido haya sido suspendido y hasta que el Juez Árbitro determine que el partido ha de ser pospuesto, los Jugadores, el Juez de </w:t>
      </w:r>
      <w:ins w:id="683" w:author="ALVARO SANCHEZ-CID ROMAN" w:date="2024-01-10T12:47:00Z">
        <w:r w:rsidR="009A7D74">
          <w:t>Pista</w:t>
        </w:r>
      </w:ins>
      <w:del w:id="684" w:author="ALVARO SANCHEZ-CID ROMAN" w:date="2024-01-10T12:47:00Z">
        <w:r w:rsidDel="009A7D74">
          <w:delText>Silla</w:delText>
        </w:r>
      </w:del>
      <w:r>
        <w:t xml:space="preserve"> y todos los demás Jueces de pista deberán estar preparados para reanudar el partido. El Juez Árbitro deberá tomar la decisión de posponer o no el partido para el día siguiente. Si se pospone debido a la falta de luz, debería realizarse al final de un </w:t>
      </w:r>
      <w:ins w:id="685" w:author="ALVARO SANCHEZ-CID ROMAN" w:date="2024-01-07T11:48:00Z">
        <w:r w:rsidR="00622F0A">
          <w:t>juego.</w:t>
        </w:r>
      </w:ins>
      <w:del w:id="686" w:author="ALVARO SANCHEZ-CID ROMAN" w:date="2024-01-07T11:48:00Z">
        <w:r w:rsidDel="00622F0A">
          <w:delText>set o tras un número par de juegos del set que se está jugando.</w:delText>
        </w:r>
      </w:del>
      <w:r>
        <w:t xml:space="preserve"> En el momento de la suspensión, el Juez de </w:t>
      </w:r>
      <w:ins w:id="687" w:author="ALVARO SANCHEZ-CID ROMAN" w:date="2024-01-10T12:47:00Z">
        <w:r w:rsidR="009A7D74">
          <w:t>Pista</w:t>
        </w:r>
      </w:ins>
      <w:del w:id="688" w:author="ALVARO SANCHEZ-CID ROMAN" w:date="2024-01-10T12:47:00Z">
        <w:r w:rsidDel="009A7D74">
          <w:delText>Silla</w:delText>
        </w:r>
      </w:del>
      <w:r>
        <w:t xml:space="preserve"> deberá registrar la hora y marcador, el nombre del Sacador, los lados donde estaban situados los Jugadores y recoger la</w:t>
      </w:r>
      <w:del w:id="689" w:author="ALVARO SANCHEZ-CID ROMAN" w:date="2024-01-07T11:49:00Z">
        <w:r w:rsidDel="00622F0A">
          <w:delText>s</w:delText>
        </w:r>
      </w:del>
      <w:r>
        <w:t xml:space="preserve"> pelota</w:t>
      </w:r>
      <w:del w:id="690" w:author="ALVARO SANCHEZ-CID ROMAN" w:date="2024-01-07T11:49:00Z">
        <w:r w:rsidDel="00622F0A">
          <w:delText>s</w:delText>
        </w:r>
      </w:del>
      <w:r>
        <w:t xml:space="preserve"> que se estaba</w:t>
      </w:r>
      <w:del w:id="691" w:author="ALVARO SANCHEZ-CID ROMAN" w:date="2024-01-07T11:49:00Z">
        <w:r w:rsidDel="00622F0A">
          <w:delText>n</w:delText>
        </w:r>
      </w:del>
      <w:r>
        <w:t xml:space="preserve"> utilizando. </w:t>
      </w:r>
    </w:p>
    <w:p w14:paraId="3DB2C9EC" w14:textId="0B6852D4" w:rsidR="00F634ED" w:rsidRDefault="00000000">
      <w:pPr>
        <w:ind w:left="127" w:right="107"/>
      </w:pPr>
      <w:r>
        <w:t xml:space="preserve">En el caso de suspensión de un partido, existirá un nuevo periodo de calentamiento con las siguientes condiciones: entre 0 y 15 minutos de suspensión - No existirá periodo de calentamiento entre 15 y 30 minutos de suspensión - Tres (3) minutos de calentamiento </w:t>
      </w:r>
    </w:p>
    <w:p w14:paraId="0EF93A1B" w14:textId="77777777" w:rsidR="00F634ED" w:rsidRDefault="00000000">
      <w:pPr>
        <w:ind w:left="127" w:right="107"/>
      </w:pPr>
      <w:r>
        <w:t xml:space="preserve">30 o más minutos de suspensión – Cuatro (4) o cinco (5) minutos de calentamiento </w:t>
      </w:r>
    </w:p>
    <w:p w14:paraId="0A36C958" w14:textId="77777777" w:rsidR="00F634ED" w:rsidRDefault="00000000">
      <w:pPr>
        <w:spacing w:after="2" w:line="259" w:lineRule="auto"/>
        <w:ind w:left="113" w:firstLine="0"/>
        <w:jc w:val="left"/>
      </w:pPr>
      <w:r>
        <w:t xml:space="preserve"> </w:t>
      </w:r>
    </w:p>
    <w:p w14:paraId="72D6FCE6" w14:textId="77777777" w:rsidR="00F634ED" w:rsidRDefault="00000000">
      <w:pPr>
        <w:spacing w:after="206" w:line="259" w:lineRule="auto"/>
        <w:ind w:left="10" w:right="174" w:hanging="10"/>
      </w:pPr>
      <w:r>
        <w:rPr>
          <w:sz w:val="13"/>
        </w:rPr>
        <w:t xml:space="preserve"> </w:t>
      </w:r>
      <w:proofErr w:type="gramStart"/>
      <w:r>
        <w:rPr>
          <w:b/>
        </w:rPr>
        <w:t xml:space="preserve">G  </w:t>
      </w:r>
      <w:commentRangeStart w:id="692"/>
      <w:r>
        <w:rPr>
          <w:b/>
        </w:rPr>
        <w:t>ANUNCIOS</w:t>
      </w:r>
      <w:commentRangeEnd w:id="692"/>
      <w:proofErr w:type="gramEnd"/>
      <w:r w:rsidR="002B7B8E">
        <w:rPr>
          <w:rStyle w:val="Refdecomentario"/>
        </w:rPr>
        <w:commentReference w:id="692"/>
      </w:r>
      <w:r>
        <w:t xml:space="preserve"> </w:t>
      </w:r>
    </w:p>
    <w:p w14:paraId="3CB0EBC8" w14:textId="77777777" w:rsidR="00F634ED" w:rsidRDefault="00000000">
      <w:pPr>
        <w:ind w:left="127" w:right="107"/>
      </w:pPr>
      <w:r>
        <w:t xml:space="preserve">En las Competiciones por Equipos, el nombre del País o Equipo debería ser utilizado. </w:t>
      </w:r>
    </w:p>
    <w:p w14:paraId="6A52249B" w14:textId="79E6811A" w:rsidR="00F634ED" w:rsidRDefault="00000000">
      <w:pPr>
        <w:pStyle w:val="Ttulo2"/>
        <w:spacing w:after="238"/>
        <w:ind w:right="174"/>
      </w:pPr>
      <w:r>
        <w:rPr>
          <w:b w:val="0"/>
          <w:sz w:val="13"/>
        </w:rPr>
        <w:t xml:space="preserve"> </w:t>
      </w:r>
      <w:r>
        <w:t xml:space="preserve">1   </w:t>
      </w:r>
      <w:proofErr w:type="gramStart"/>
      <w:r>
        <w:t>Calentamiento</w:t>
      </w:r>
      <w:proofErr w:type="gramEnd"/>
      <w:r>
        <w:rPr>
          <w:b w:val="0"/>
        </w:rPr>
        <w:t xml:space="preserve"> </w:t>
      </w:r>
      <w:ins w:id="693" w:author="ALVARO SANCHEZ-CID ROMAN" w:date="2024-01-07T11:59:00Z">
        <w:r w:rsidR="009F5968" w:rsidRPr="009F5968">
          <w:rPr>
            <w:bCs/>
          </w:rPr>
          <w:t>e inicio de partido</w:t>
        </w:r>
      </w:ins>
    </w:p>
    <w:p w14:paraId="6C533D0D" w14:textId="3D4901A5" w:rsidR="00F634ED" w:rsidDel="00622F0A" w:rsidRDefault="00000000">
      <w:pPr>
        <w:numPr>
          <w:ilvl w:val="0"/>
          <w:numId w:val="16"/>
        </w:numPr>
        <w:ind w:right="107" w:hanging="360"/>
        <w:rPr>
          <w:del w:id="694" w:author="ALVARO SANCHEZ-CID ROMAN" w:date="2024-01-07T11:50:00Z"/>
        </w:rPr>
      </w:pPr>
      <w:del w:id="695" w:author="ALVARO SANCHEZ-CID ROMAN" w:date="2024-01-07T11:50:00Z">
        <w:r w:rsidDel="00622F0A">
          <w:delText xml:space="preserve">“Tres minutos” – cuando queden tres (3) minutos para finalizar el calentamiento </w:delText>
        </w:r>
      </w:del>
    </w:p>
    <w:p w14:paraId="505A0765" w14:textId="0368FE70" w:rsidR="00F634ED" w:rsidDel="00622F0A" w:rsidRDefault="00000000">
      <w:pPr>
        <w:numPr>
          <w:ilvl w:val="0"/>
          <w:numId w:val="16"/>
        </w:numPr>
        <w:ind w:right="107" w:hanging="360"/>
        <w:rPr>
          <w:del w:id="696" w:author="ALVARO SANCHEZ-CID ROMAN" w:date="2024-01-07T11:50:00Z"/>
        </w:rPr>
      </w:pPr>
      <w:del w:id="697" w:author="ALVARO SANCHEZ-CID ROMAN" w:date="2024-01-07T11:50:00Z">
        <w:r w:rsidDel="00622F0A">
          <w:delText xml:space="preserve">“Dos minutos” – cuando queden dos (2) minutos para finalizar el calentamiento </w:delText>
        </w:r>
      </w:del>
    </w:p>
    <w:p w14:paraId="28DA8848" w14:textId="77777777" w:rsidR="00F634ED" w:rsidRDefault="00000000">
      <w:pPr>
        <w:numPr>
          <w:ilvl w:val="0"/>
          <w:numId w:val="16"/>
        </w:numPr>
        <w:ind w:right="107" w:hanging="360"/>
      </w:pPr>
      <w:r>
        <w:t xml:space="preserve">“Un minuto” – cuando quede un (1) minuto para finalizar el calentamiento </w:t>
      </w:r>
    </w:p>
    <w:p w14:paraId="5F304A82" w14:textId="77777777" w:rsidR="009F5968" w:rsidRDefault="00000000">
      <w:pPr>
        <w:numPr>
          <w:ilvl w:val="0"/>
          <w:numId w:val="16"/>
        </w:numPr>
        <w:ind w:right="107" w:hanging="360"/>
        <w:rPr>
          <w:ins w:id="698" w:author="ALVARO SANCHEZ-CID ROMAN" w:date="2024-01-07T11:57:00Z"/>
        </w:rPr>
      </w:pPr>
      <w:r>
        <w:lastRenderedPageBreak/>
        <w:t>“</w:t>
      </w:r>
      <w:ins w:id="699" w:author="ALVARO SANCHEZ-CID ROMAN" w:date="2024-01-07T11:51:00Z">
        <w:r w:rsidR="00622F0A">
          <w:t>Quince</w:t>
        </w:r>
      </w:ins>
      <w:del w:id="700" w:author="ALVARO SANCHEZ-CID ROMAN" w:date="2024-01-07T11:50:00Z">
        <w:r w:rsidDel="00622F0A">
          <w:delText>Treinta</w:delText>
        </w:r>
      </w:del>
      <w:r>
        <w:t xml:space="preserve"> segundos” – cuando queden </w:t>
      </w:r>
      <w:ins w:id="701" w:author="ALVARO SANCHEZ-CID ROMAN" w:date="2024-01-07T11:51:00Z">
        <w:r w:rsidR="00622F0A">
          <w:t>quince</w:t>
        </w:r>
      </w:ins>
      <w:del w:id="702" w:author="ALVARO SANCHEZ-CID ROMAN" w:date="2024-01-07T11:51:00Z">
        <w:r w:rsidDel="00622F0A">
          <w:delText>treinta</w:delText>
        </w:r>
      </w:del>
      <w:r>
        <w:t xml:space="preserve"> (</w:t>
      </w:r>
      <w:ins w:id="703" w:author="ALVARO SANCHEZ-CID ROMAN" w:date="2024-01-07T11:51:00Z">
        <w:r w:rsidR="00622F0A">
          <w:t>15</w:t>
        </w:r>
      </w:ins>
      <w:del w:id="704" w:author="ALVARO SANCHEZ-CID ROMAN" w:date="2024-01-07T11:51:00Z">
        <w:r w:rsidDel="00622F0A">
          <w:delText>30</w:delText>
        </w:r>
      </w:del>
      <w:r>
        <w:t>) segundos para finalizar el calentamiento</w:t>
      </w:r>
      <w:ins w:id="705" w:author="ALVARO SANCHEZ-CID ROMAN" w:date="2024-01-07T11:52:00Z">
        <w:r w:rsidR="009F5968">
          <w:t>. Dará al sacador las dos pelotas para que elija una y el Juez se quedará la otra.</w:t>
        </w:r>
      </w:ins>
    </w:p>
    <w:p w14:paraId="2E547702" w14:textId="033DE69D" w:rsidR="009F5968" w:rsidRDefault="009F5968">
      <w:pPr>
        <w:numPr>
          <w:ilvl w:val="0"/>
          <w:numId w:val="16"/>
        </w:numPr>
        <w:ind w:right="107" w:hanging="360"/>
        <w:rPr>
          <w:ins w:id="706" w:author="ALVARO SANCHEZ-CID ROMAN" w:date="2024-01-07T11:53:00Z"/>
        </w:rPr>
      </w:pPr>
      <w:ins w:id="707" w:author="ALVARO SANCHEZ-CID ROMAN" w:date="2024-01-07T11:58:00Z">
        <w:r>
          <w:t xml:space="preserve">Identificará a los jugadores: “A mi derecha/izquierda al servicio ______; a mi </w:t>
        </w:r>
      </w:ins>
      <w:ins w:id="708" w:author="ALVARO SANCHEZ-CID ROMAN" w:date="2024-01-07T11:59:00Z">
        <w:r>
          <w:t>izquierda/derecha al resto _____”</w:t>
        </w:r>
      </w:ins>
    </w:p>
    <w:p w14:paraId="62AAFCC8" w14:textId="1BB0FD10" w:rsidR="00F634ED" w:rsidRDefault="009F5968">
      <w:pPr>
        <w:numPr>
          <w:ilvl w:val="0"/>
          <w:numId w:val="16"/>
        </w:numPr>
        <w:ind w:right="107" w:hanging="360"/>
        <w:rPr>
          <w:ins w:id="709" w:author="ALVARO SANCHEZ-CID ROMAN" w:date="2024-01-07T12:28:00Z"/>
        </w:rPr>
      </w:pPr>
      <w:ins w:id="710" w:author="ALVARO SANCHEZ-CID ROMAN" w:date="2024-01-07T11:53:00Z">
        <w:r>
          <w:t>Pasados los quince segundos chequeará las posiciones de sacador y restador, dirá</w:t>
        </w:r>
      </w:ins>
      <w:ins w:id="711" w:author="ALVARO SANCHEZ-CID ROMAN" w:date="2024-01-07T12:29:00Z">
        <w:r w:rsidR="005C6091">
          <w:t>:</w:t>
        </w:r>
      </w:ins>
      <w:ins w:id="712" w:author="ALVARO SANCHEZ-CID ROMAN" w:date="2024-01-07T11:53:00Z">
        <w:r>
          <w:t xml:space="preserve"> “Tie</w:t>
        </w:r>
      </w:ins>
      <w:ins w:id="713" w:author="ALVARO SANCHEZ-CID ROMAN" w:date="2024-01-07T11:54:00Z">
        <w:r>
          <w:t>mpo” y cantará el resultado “0-0-2” (para dobles) e iniciará la cuenta de diez (10) segundos.</w:t>
        </w:r>
      </w:ins>
      <w:del w:id="714" w:author="ALVARO SANCHEZ-CID ROMAN" w:date="2024-01-07T11:52:00Z">
        <w:r w:rsidDel="009F5968">
          <w:delText xml:space="preserve"> </w:delText>
        </w:r>
      </w:del>
    </w:p>
    <w:p w14:paraId="46FECBBF" w14:textId="239B3AB7" w:rsidR="005C6091" w:rsidRDefault="005C6091">
      <w:pPr>
        <w:numPr>
          <w:ilvl w:val="0"/>
          <w:numId w:val="16"/>
        </w:numPr>
        <w:ind w:right="107" w:hanging="360"/>
      </w:pPr>
      <w:ins w:id="715" w:author="ALVARO SANCHEZ-CID ROMAN" w:date="2024-01-07T12:29:00Z">
        <w:r>
          <w:t xml:space="preserve">En el caso de un partido a varios juegos incluirá en número de juego antes del resultado: </w:t>
        </w:r>
      </w:ins>
      <w:ins w:id="716" w:author="ALVARO SANCHEZ-CID ROMAN" w:date="2024-01-07T12:30:00Z">
        <w:r>
          <w:t>“Tiempo, primer juego, 0-0-2”. Y si es el tercer juego dirá: “Tiempo, tercer juego, cambio de cam</w:t>
        </w:r>
      </w:ins>
      <w:ins w:id="717" w:author="ALVARO SANCHEZ-CID ROMAN" w:date="2024-01-07T12:31:00Z">
        <w:r>
          <w:t>po a los seis puntos, 0-0-2”</w:t>
        </w:r>
      </w:ins>
    </w:p>
    <w:p w14:paraId="54B08190" w14:textId="08BF87E6" w:rsidR="00F634ED" w:rsidDel="009F5968" w:rsidRDefault="00000000">
      <w:pPr>
        <w:numPr>
          <w:ilvl w:val="0"/>
          <w:numId w:val="16"/>
        </w:numPr>
        <w:ind w:right="107" w:hanging="360"/>
        <w:rPr>
          <w:del w:id="718" w:author="ALVARO SANCHEZ-CID ROMAN" w:date="2024-01-07T11:54:00Z"/>
        </w:rPr>
      </w:pPr>
      <w:del w:id="719" w:author="ALVARO SANCHEZ-CID ROMAN" w:date="2024-01-07T11:54:00Z">
        <w:r w:rsidDel="009F5968">
          <w:delText>“Tiempo” – al final de calentamiento, dirigirá su vez la</w:delText>
        </w:r>
      </w:del>
      <w:del w:id="720" w:author="ALVARO SANCHEZ-CID ROMAN" w:date="2024-01-07T11:51:00Z">
        <w:r w:rsidDel="00622F0A">
          <w:delText>s</w:delText>
        </w:r>
      </w:del>
      <w:del w:id="721" w:author="ALVARO SANCHEZ-CID ROMAN" w:date="2024-01-07T11:54:00Z">
        <w:r w:rsidDel="009F5968">
          <w:delText xml:space="preserve"> pelota</w:delText>
        </w:r>
      </w:del>
      <w:del w:id="722" w:author="ALVARO SANCHEZ-CID ROMAN" w:date="2024-01-07T11:51:00Z">
        <w:r w:rsidDel="00622F0A">
          <w:delText>s</w:delText>
        </w:r>
      </w:del>
      <w:del w:id="723" w:author="ALVARO SANCHEZ-CID ROMAN" w:date="2024-01-07T11:54:00Z">
        <w:r w:rsidDel="009F5968">
          <w:delText xml:space="preserve"> para el lado del Sacador – o </w:delText>
        </w:r>
      </w:del>
    </w:p>
    <w:p w14:paraId="1267434A" w14:textId="04EAF0DF" w:rsidR="00F634ED" w:rsidDel="00622F0A" w:rsidRDefault="00000000">
      <w:pPr>
        <w:spacing w:after="9" w:line="259" w:lineRule="auto"/>
        <w:ind w:left="0" w:right="118" w:firstLine="0"/>
        <w:jc w:val="right"/>
        <w:rPr>
          <w:del w:id="724" w:author="ALVARO SANCHEZ-CID ROMAN" w:date="2024-01-07T11:51:00Z"/>
        </w:rPr>
      </w:pPr>
      <w:del w:id="725" w:author="ALVARO SANCHEZ-CID ROMAN" w:date="2024-01-07T11:51:00Z">
        <w:r w:rsidDel="00622F0A">
          <w:delText xml:space="preserve">“Fin del calentamiento” - en ciertas competiciones en las que rige la regla de Inicio del Partido </w:delText>
        </w:r>
      </w:del>
    </w:p>
    <w:p w14:paraId="1E8D166C" w14:textId="36CD4637" w:rsidR="00F634ED" w:rsidRDefault="00000000">
      <w:pPr>
        <w:numPr>
          <w:ilvl w:val="0"/>
          <w:numId w:val="16"/>
        </w:numPr>
        <w:ind w:right="107" w:hanging="360"/>
      </w:pPr>
      <w:del w:id="726" w:author="ALVARO SANCHEZ-CID ROMAN" w:date="2024-01-07T11:54:00Z">
        <w:r w:rsidDel="009F5968">
          <w:delText>“Al servicio __________, jueguen” – inmediatamente antes de que el Sacador se prepare para sacar</w:delText>
        </w:r>
      </w:del>
      <w:r>
        <w:t xml:space="preserve"> </w:t>
      </w:r>
    </w:p>
    <w:p w14:paraId="25A1EAFA" w14:textId="77777777" w:rsidR="00F634ED" w:rsidRDefault="00000000">
      <w:pPr>
        <w:spacing w:after="0" w:line="259" w:lineRule="auto"/>
        <w:ind w:left="142" w:firstLine="0"/>
        <w:jc w:val="left"/>
      </w:pPr>
      <w:r>
        <w:t xml:space="preserve"> </w:t>
      </w:r>
    </w:p>
    <w:p w14:paraId="4FC04612" w14:textId="572B33FB" w:rsidR="00F634ED" w:rsidRDefault="00000000">
      <w:pPr>
        <w:spacing w:line="354" w:lineRule="auto"/>
        <w:ind w:left="454" w:right="194" w:hanging="454"/>
      </w:pPr>
      <w:r>
        <w:rPr>
          <w:sz w:val="13"/>
        </w:rPr>
        <w:t xml:space="preserve"> </w:t>
      </w:r>
      <w:r>
        <w:rPr>
          <w:b/>
        </w:rPr>
        <w:t xml:space="preserve">2   </w:t>
      </w:r>
      <w:commentRangeStart w:id="727"/>
      <w:proofErr w:type="gramStart"/>
      <w:r>
        <w:rPr>
          <w:b/>
        </w:rPr>
        <w:t>Introducción</w:t>
      </w:r>
      <w:commentRangeEnd w:id="727"/>
      <w:proofErr w:type="gramEnd"/>
      <w:r w:rsidR="009F5968">
        <w:rPr>
          <w:rStyle w:val="Refdecomentario"/>
        </w:rPr>
        <w:commentReference w:id="727"/>
      </w:r>
      <w:r>
        <w:rPr>
          <w:b/>
        </w:rPr>
        <w:t xml:space="preserve"> de los Jugadores</w:t>
      </w:r>
      <w:ins w:id="728" w:author="ALVARO SANCHEZ-CID ROMAN" w:date="2024-01-07T12:01:00Z">
        <w:r w:rsidR="009F5968">
          <w:rPr>
            <w:b/>
          </w:rPr>
          <w:t>.</w:t>
        </w:r>
      </w:ins>
      <w:del w:id="729" w:author="ALVARO SANCHEZ-CID ROMAN" w:date="2024-01-07T12:01:00Z">
        <w:r w:rsidDel="009F5968">
          <w:delText xml:space="preserve"> </w:delText>
        </w:r>
        <w:r w:rsidDel="009F5968">
          <w:rPr>
            <w:b/>
          </w:rPr>
          <w:delText>a</w:delText>
        </w:r>
      </w:del>
      <w:r>
        <w:rPr>
          <w:b/>
        </w:rPr>
        <w:t xml:space="preserve"> </w:t>
      </w:r>
      <w:r>
        <w:t xml:space="preserve">Si los nombres de los Jugadores van a ser anunciados </w:t>
      </w:r>
      <w:ins w:id="730" w:author="ALVARO SANCHEZ-CID ROMAN" w:date="2024-01-07T12:00:00Z">
        <w:r w:rsidR="009F5968">
          <w:t xml:space="preserve">al público </w:t>
        </w:r>
      </w:ins>
      <w:r>
        <w:t xml:space="preserve">por el Juez de </w:t>
      </w:r>
      <w:ins w:id="731" w:author="ALVARO SANCHEZ-CID ROMAN" w:date="2024-01-07T12:00:00Z">
        <w:r w:rsidR="009F5968">
          <w:t>Pista</w:t>
        </w:r>
      </w:ins>
      <w:del w:id="732" w:author="ALVARO SANCHEZ-CID ROMAN" w:date="2024-01-07T12:00:00Z">
        <w:r w:rsidDel="009F5968">
          <w:delText>Silla</w:delText>
        </w:r>
      </w:del>
      <w:r>
        <w:t>, entonces, tras el anuncio de “</w:t>
      </w:r>
      <w:ins w:id="733" w:author="ALVARO SANCHEZ-CID ROMAN" w:date="2024-01-07T12:00:00Z">
        <w:r w:rsidR="009F5968">
          <w:t>un</w:t>
        </w:r>
      </w:ins>
      <w:del w:id="734" w:author="ALVARO SANCHEZ-CID ROMAN" w:date="2024-01-07T12:00:00Z">
        <w:r w:rsidDel="009F5968">
          <w:delText>dos</w:delText>
        </w:r>
      </w:del>
      <w:r>
        <w:t xml:space="preserve"> minuto</w:t>
      </w:r>
      <w:del w:id="735" w:author="ALVARO SANCHEZ-CID ROMAN" w:date="2024-01-07T12:00:00Z">
        <w:r w:rsidDel="009F5968">
          <w:delText>s</w:delText>
        </w:r>
      </w:del>
      <w:r>
        <w:t xml:space="preserve">” dirá: </w:t>
      </w:r>
    </w:p>
    <w:p w14:paraId="1E4D04CC" w14:textId="5065901F" w:rsidR="00F634ED" w:rsidRDefault="00000000">
      <w:pPr>
        <w:ind w:right="107"/>
      </w:pPr>
      <w:r>
        <w:t xml:space="preserve">“Damas y caballeros, éste es un partido de _________ ronda entre los siguientes Jugadores, a </w:t>
      </w:r>
      <w:ins w:id="736" w:author="ALVARO SANCHEZ-CID ROMAN" w:date="2024-01-07T12:02:00Z">
        <w:r w:rsidR="009F5968">
          <w:t>mi</w:t>
        </w:r>
      </w:ins>
      <w:del w:id="737" w:author="ALVARO SANCHEZ-CID ROMAN" w:date="2024-01-07T12:02:00Z">
        <w:r w:rsidDel="009F5968">
          <w:delText>la</w:delText>
        </w:r>
      </w:del>
      <w:r>
        <w:t xml:space="preserve"> izquierda </w:t>
      </w:r>
      <w:del w:id="738" w:author="ALVARO SANCHEZ-CID ROMAN" w:date="2024-01-07T12:02:00Z">
        <w:r w:rsidDel="009F5968">
          <w:delText>de la silla</w:delText>
        </w:r>
      </w:del>
      <w:r>
        <w:t xml:space="preserve"> _________, a </w:t>
      </w:r>
      <w:ins w:id="739" w:author="ALVARO SANCHEZ-CID ROMAN" w:date="2024-01-07T12:02:00Z">
        <w:r w:rsidR="00F0672E">
          <w:t>mi</w:t>
        </w:r>
      </w:ins>
      <w:del w:id="740" w:author="ALVARO SANCHEZ-CID ROMAN" w:date="2024-01-07T12:02:00Z">
        <w:r w:rsidDel="00F0672E">
          <w:delText>la</w:delText>
        </w:r>
      </w:del>
      <w:r>
        <w:t xml:space="preserve"> derecha </w:t>
      </w:r>
      <w:del w:id="741" w:author="ALVARO SANCHEZ-CID ROMAN" w:date="2024-01-07T12:02:00Z">
        <w:r w:rsidDel="00F0672E">
          <w:delText>de la silla</w:delText>
        </w:r>
      </w:del>
      <w:r>
        <w:t xml:space="preserve"> ___________. El partido se disputará al </w:t>
      </w:r>
      <w:del w:id="742" w:author="ALVARO SANCHEZ-CID ROMAN" w:date="2024-01-07T12:03:00Z">
        <w:r w:rsidDel="00F0672E">
          <w:delText xml:space="preserve">mejor de 3 tie-break sets (con  tie-break,  punto  decisivo,  o  </w:delText>
        </w:r>
      </w:del>
      <w:ins w:id="743" w:author="ALVARO SANCHEZ-CID ROMAN" w:date="2024-01-07T12:03:00Z">
        <w:r w:rsidR="00F0672E">
          <w:t>(</w:t>
        </w:r>
      </w:ins>
      <w:proofErr w:type="gramStart"/>
      <w:r>
        <w:t>lo  que</w:t>
      </w:r>
      <w:proofErr w:type="gramEnd"/>
      <w:r>
        <w:t xml:space="preserve">  corresponda). ___________ ganó el sorteo y escogió _________”. </w:t>
      </w:r>
    </w:p>
    <w:p w14:paraId="0BBDBAF0" w14:textId="5047A6BC" w:rsidR="00F634ED" w:rsidDel="00F0672E" w:rsidRDefault="00000000">
      <w:pPr>
        <w:ind w:right="107"/>
        <w:rPr>
          <w:del w:id="744" w:author="ALVARO SANCHEZ-CID ROMAN" w:date="2024-01-07T12:03:00Z"/>
        </w:rPr>
      </w:pPr>
      <w:del w:id="745" w:author="ALVARO SANCHEZ-CID ROMAN" w:date="2024-01-07T12:03:00Z">
        <w:r w:rsidDel="00F0672E">
          <w:delText xml:space="preserve">Alternativamente: “El partido consistirá en dos tie-break sets con punto decisivo. En caso de empatar a un set, se disputará un match tie-break a diez puntos para decidir el partido”. </w:delText>
        </w:r>
      </w:del>
    </w:p>
    <w:p w14:paraId="08B93ED7" w14:textId="145F9592" w:rsidR="00F634ED" w:rsidDel="00F0672E" w:rsidRDefault="00000000">
      <w:pPr>
        <w:spacing w:after="28"/>
        <w:ind w:right="107" w:hanging="398"/>
        <w:rPr>
          <w:del w:id="746" w:author="ALVARO SANCHEZ-CID ROMAN" w:date="2024-01-07T12:03:00Z"/>
        </w:rPr>
      </w:pPr>
      <w:del w:id="747" w:author="ALVARO SANCHEZ-CID ROMAN" w:date="2024-01-07T12:03:00Z">
        <w:r w:rsidDel="00F0672E">
          <w:rPr>
            <w:b/>
          </w:rPr>
          <w:delText xml:space="preserve">b </w:delText>
        </w:r>
        <w:r w:rsidDel="00F0672E">
          <w:delText xml:space="preserve">Si los nombres de los Jugadores van a ser anunciados por otra persona, entonces, tras el anuncio de “Un minuto”, dirá: </w:delText>
        </w:r>
      </w:del>
    </w:p>
    <w:p w14:paraId="45AC73AE" w14:textId="242CAE49" w:rsidR="00F634ED" w:rsidRDefault="00000000">
      <w:pPr>
        <w:ind w:right="107"/>
      </w:pPr>
      <w:del w:id="748" w:author="ALVARO SANCHEZ-CID ROMAN" w:date="2024-01-07T12:03:00Z">
        <w:r w:rsidDel="00F0672E">
          <w:delText xml:space="preserve">“_________ganó el sorteo y escogió   </w:delText>
        </w:r>
      </w:del>
      <w:del w:id="749" w:author="ALVARO SANCHEZ-CID ROMAN" w:date="2024-01-07T12:04:00Z">
        <w:r w:rsidDel="00F0672E">
          <w:delText xml:space="preserve">            .” </w:delText>
        </w:r>
      </w:del>
    </w:p>
    <w:p w14:paraId="03DEAF2F" w14:textId="77777777" w:rsidR="00F634ED" w:rsidRDefault="00000000">
      <w:pPr>
        <w:spacing w:after="29" w:line="259" w:lineRule="auto"/>
        <w:ind w:left="0" w:firstLine="0"/>
        <w:jc w:val="left"/>
      </w:pPr>
      <w:r>
        <w:t xml:space="preserve"> </w:t>
      </w:r>
    </w:p>
    <w:p w14:paraId="10F350CE" w14:textId="77777777" w:rsidR="00F634ED" w:rsidRDefault="00000000">
      <w:pPr>
        <w:pStyle w:val="Ttulo2"/>
        <w:spacing w:after="207"/>
        <w:ind w:right="174"/>
      </w:pPr>
      <w:r>
        <w:rPr>
          <w:b w:val="0"/>
          <w:sz w:val="13"/>
        </w:rPr>
        <w:t xml:space="preserve"> </w:t>
      </w:r>
      <w:r>
        <w:t xml:space="preserve">3   </w:t>
      </w:r>
      <w:proofErr w:type="gramStart"/>
      <w:r>
        <w:t>Control</w:t>
      </w:r>
      <w:proofErr w:type="gramEnd"/>
      <w:r>
        <w:t xml:space="preserve"> del Público</w:t>
      </w:r>
      <w:r>
        <w:rPr>
          <w:b w:val="0"/>
        </w:rPr>
        <w:t xml:space="preserve"> </w:t>
      </w:r>
    </w:p>
    <w:p w14:paraId="616FA130" w14:textId="793D9B2A" w:rsidR="00F634ED" w:rsidRDefault="00000000">
      <w:pPr>
        <w:ind w:left="473" w:right="107"/>
      </w:pPr>
      <w:r>
        <w:t xml:space="preserve">El Juez de </w:t>
      </w:r>
      <w:ins w:id="750" w:author="ALVARO SANCHEZ-CID ROMAN" w:date="2024-01-10T12:47:00Z">
        <w:r w:rsidR="009A7D74">
          <w:t>Pista</w:t>
        </w:r>
      </w:ins>
      <w:del w:id="751" w:author="ALVARO SANCHEZ-CID ROMAN" w:date="2024-01-10T12:47:00Z">
        <w:r w:rsidDel="009A7D74">
          <w:delText>Silla</w:delText>
        </w:r>
      </w:del>
      <w:r>
        <w:t xml:space="preserve"> deberá siempre dirigirse al público de manera respetuosa con anuncios similares a los siguientes: </w:t>
      </w:r>
    </w:p>
    <w:p w14:paraId="12878AAD" w14:textId="77777777" w:rsidR="00F634ED" w:rsidRDefault="00000000">
      <w:pPr>
        <w:numPr>
          <w:ilvl w:val="0"/>
          <w:numId w:val="17"/>
        </w:numPr>
        <w:ind w:right="107" w:hanging="139"/>
      </w:pPr>
      <w:r>
        <w:t xml:space="preserve">“Silencio por favor, gracias” </w:t>
      </w:r>
    </w:p>
    <w:p w14:paraId="74DFD953" w14:textId="77777777" w:rsidR="00F634ED" w:rsidRDefault="00000000">
      <w:pPr>
        <w:numPr>
          <w:ilvl w:val="0"/>
          <w:numId w:val="17"/>
        </w:numPr>
        <w:ind w:right="107" w:hanging="139"/>
      </w:pPr>
      <w:r>
        <w:t xml:space="preserve">“Por favor, permanezcan sentados, gracias” </w:t>
      </w:r>
    </w:p>
    <w:p w14:paraId="4AA1341F" w14:textId="77777777" w:rsidR="00F634ED" w:rsidRDefault="00000000">
      <w:pPr>
        <w:numPr>
          <w:ilvl w:val="0"/>
          <w:numId w:val="17"/>
        </w:numPr>
        <w:ind w:right="107" w:hanging="139"/>
      </w:pPr>
      <w:r>
        <w:t xml:space="preserve">“Siéntense rápidamente por favor” </w:t>
      </w:r>
    </w:p>
    <w:p w14:paraId="2559638D" w14:textId="77777777" w:rsidR="00F634ED" w:rsidRDefault="00000000">
      <w:pPr>
        <w:numPr>
          <w:ilvl w:val="0"/>
          <w:numId w:val="17"/>
        </w:numPr>
        <w:spacing w:after="32"/>
        <w:ind w:right="107" w:hanging="139"/>
      </w:pPr>
      <w:r>
        <w:t xml:space="preserve">“Como cortesía hacia los Jugadores.......” </w:t>
      </w:r>
    </w:p>
    <w:p w14:paraId="714CED57" w14:textId="77777777" w:rsidR="00F634ED" w:rsidRDefault="00000000">
      <w:pPr>
        <w:numPr>
          <w:ilvl w:val="0"/>
          <w:numId w:val="17"/>
        </w:numPr>
        <w:ind w:right="107" w:hanging="139"/>
        <w:rPr>
          <w:ins w:id="752" w:author="ALVARO SANCHEZ-CID ROMAN" w:date="2024-01-07T12:06:00Z"/>
        </w:rPr>
      </w:pPr>
      <w:r>
        <w:t xml:space="preserve">“Por favor, no usen el </w:t>
      </w:r>
      <w:proofErr w:type="gramStart"/>
      <w:r>
        <w:t>flash</w:t>
      </w:r>
      <w:proofErr w:type="gramEnd"/>
      <w:r>
        <w:t xml:space="preserve">” </w:t>
      </w:r>
    </w:p>
    <w:p w14:paraId="5F14059C" w14:textId="77777777" w:rsidR="00F0672E" w:rsidRDefault="00F0672E" w:rsidP="00F0672E">
      <w:pPr>
        <w:ind w:right="107"/>
        <w:rPr>
          <w:ins w:id="753" w:author="ALVARO SANCHEZ-CID ROMAN" w:date="2024-01-07T12:06:00Z"/>
        </w:rPr>
      </w:pPr>
    </w:p>
    <w:p w14:paraId="7B9D8990" w14:textId="7FF292B9" w:rsidR="00F0672E" w:rsidRDefault="00F0672E" w:rsidP="00F0672E">
      <w:pPr>
        <w:ind w:left="709" w:right="107" w:hanging="283"/>
      </w:pPr>
      <w:ins w:id="754" w:author="ALVARO SANCHEZ-CID ROMAN" w:date="2024-01-07T12:06:00Z">
        <w:r>
          <w:t>Las instrucciones a los jugad</w:t>
        </w:r>
      </w:ins>
      <w:ins w:id="755" w:author="ALVARO SANCHEZ-CID ROMAN" w:date="2024-01-07T12:07:00Z">
        <w:r>
          <w:t>ores (coaching) están permitidas en todos los Tiempos Muertos</w:t>
        </w:r>
      </w:ins>
    </w:p>
    <w:p w14:paraId="2F3A09A2" w14:textId="77777777" w:rsidR="00F634ED" w:rsidRDefault="00000000">
      <w:pPr>
        <w:spacing w:after="9" w:line="259" w:lineRule="auto"/>
        <w:ind w:left="113" w:firstLine="0"/>
        <w:jc w:val="left"/>
      </w:pPr>
      <w:r>
        <w:rPr>
          <w:b/>
        </w:rPr>
        <w:t xml:space="preserve"> </w:t>
      </w:r>
    </w:p>
    <w:p w14:paraId="3C4D24A7" w14:textId="1A317260" w:rsidR="000F3237" w:rsidRDefault="000F3237" w:rsidP="000F3237">
      <w:pPr>
        <w:pStyle w:val="Ttulo2"/>
        <w:spacing w:after="207"/>
        <w:ind w:right="174"/>
      </w:pPr>
      <w:r>
        <w:t xml:space="preserve">4   </w:t>
      </w:r>
      <w:proofErr w:type="gramStart"/>
      <w:r>
        <w:t>Resultado</w:t>
      </w:r>
      <w:proofErr w:type="gramEnd"/>
      <w:r>
        <w:t xml:space="preserve"> </w:t>
      </w:r>
      <w:ins w:id="756" w:author="ALVARO SANCHEZ-CID ROMAN" w:date="2024-01-07T12:08:00Z">
        <w:r w:rsidR="00F0672E">
          <w:t xml:space="preserve">(SECCIÓN </w:t>
        </w:r>
        <w:commentRangeStart w:id="757"/>
        <w:r w:rsidR="00F0672E">
          <w:t>4</w:t>
        </w:r>
      </w:ins>
      <w:commentRangeEnd w:id="757"/>
      <w:ins w:id="758" w:author="ALVARO SANCHEZ-CID ROMAN" w:date="2024-01-07T12:09:00Z">
        <w:r w:rsidR="00F0672E">
          <w:rPr>
            <w:rStyle w:val="Refdecomentario"/>
            <w:b w:val="0"/>
          </w:rPr>
          <w:commentReference w:id="757"/>
        </w:r>
      </w:ins>
      <w:ins w:id="759" w:author="ALVARO SANCHEZ-CID ROMAN" w:date="2024-01-07T12:08:00Z">
        <w:r w:rsidR="00F0672E">
          <w:t>)</w:t>
        </w:r>
      </w:ins>
    </w:p>
    <w:p w14:paraId="3BB21F55" w14:textId="6CF5D24F" w:rsidR="000F3237" w:rsidDel="00F0672E" w:rsidRDefault="00000000" w:rsidP="00F0672E">
      <w:pPr>
        <w:spacing w:after="4" w:line="336" w:lineRule="auto"/>
        <w:ind w:left="358" w:right="876" w:firstLine="0"/>
        <w:rPr>
          <w:del w:id="760" w:author="ALVARO SANCHEZ-CID ROMAN" w:date="2024-01-07T12:11:00Z"/>
        </w:rPr>
      </w:pPr>
      <w:r>
        <w:rPr>
          <w:b/>
        </w:rPr>
        <w:t xml:space="preserve">a   </w:t>
      </w:r>
      <w:del w:id="761" w:author="ALVARO SANCHEZ-CID ROMAN" w:date="2024-01-07T12:11:00Z">
        <w:r w:rsidDel="00F0672E">
          <w:delText xml:space="preserve">El tanteo del Sacador será siempre anunciado en primer lugar, excepto en el tie-break. </w:delText>
        </w:r>
      </w:del>
    </w:p>
    <w:p w14:paraId="60905C66" w14:textId="2D33875C" w:rsidR="00F634ED" w:rsidDel="00F0672E" w:rsidRDefault="00000000" w:rsidP="00F0672E">
      <w:pPr>
        <w:spacing w:after="4" w:line="336" w:lineRule="auto"/>
        <w:ind w:left="358" w:right="876" w:firstLine="0"/>
        <w:rPr>
          <w:del w:id="762" w:author="ALVARO SANCHEZ-CID ROMAN" w:date="2024-01-07T12:11:00Z"/>
        </w:rPr>
      </w:pPr>
      <w:del w:id="763" w:author="ALVARO SANCHEZ-CID ROMAN" w:date="2024-01-07T12:11:00Z">
        <w:r w:rsidDel="00F0672E">
          <w:rPr>
            <w:b/>
          </w:rPr>
          <w:delText xml:space="preserve">b   </w:delText>
        </w:r>
        <w:r w:rsidDel="00F0672E">
          <w:delText xml:space="preserve">El tanteo será anunciado de la siguiente manera: </w:delText>
        </w:r>
      </w:del>
    </w:p>
    <w:p w14:paraId="1D359903" w14:textId="24C083EF" w:rsidR="00F634ED" w:rsidDel="00F0672E" w:rsidRDefault="00000000" w:rsidP="00F0672E">
      <w:pPr>
        <w:ind w:right="107"/>
        <w:rPr>
          <w:del w:id="764" w:author="ALVARO SANCHEZ-CID ROMAN" w:date="2024-01-07T12:11:00Z"/>
        </w:rPr>
      </w:pPr>
      <w:del w:id="765" w:author="ALVARO SANCHEZ-CID ROMAN" w:date="2024-01-07T12:11:00Z">
        <w:r w:rsidDel="00F0672E">
          <w:delText xml:space="preserve">“Quince-Cero (“Love” en inglés, y nunca decir “Nada” en vez de “Cero”), Cero-Quince, </w:delText>
        </w:r>
      </w:del>
    </w:p>
    <w:p w14:paraId="2C3BC768" w14:textId="6AC90CA3" w:rsidR="00F634ED" w:rsidDel="00F0672E" w:rsidRDefault="00000000" w:rsidP="00F0672E">
      <w:pPr>
        <w:ind w:right="107"/>
        <w:rPr>
          <w:del w:id="766" w:author="ALVARO SANCHEZ-CID ROMAN" w:date="2024-01-07T12:11:00Z"/>
        </w:rPr>
      </w:pPr>
      <w:del w:id="767" w:author="ALVARO SANCHEZ-CID ROMAN" w:date="2024-01-07T12:11:00Z">
        <w:r w:rsidDel="00F0672E">
          <w:delText xml:space="preserve">Treinta-Cero, Cero-Treinta, Cuarenta-Cero, Cero-Cuarenta, Quince-Iguales, Quince-Treinta, </w:delText>
        </w:r>
      </w:del>
    </w:p>
    <w:p w14:paraId="0C5DA6EB" w14:textId="3FFB9B39" w:rsidR="00F634ED" w:rsidDel="00F0672E" w:rsidRDefault="00000000" w:rsidP="00F0672E">
      <w:pPr>
        <w:ind w:right="107"/>
        <w:rPr>
          <w:del w:id="768" w:author="ALVARO SANCHEZ-CID ROMAN" w:date="2024-01-07T12:11:00Z"/>
        </w:rPr>
      </w:pPr>
      <w:del w:id="769" w:author="ALVARO SANCHEZ-CID ROMAN" w:date="2024-01-07T12:11:00Z">
        <w:r w:rsidDel="00F0672E">
          <w:delText xml:space="preserve">Treinta-Quince,   Quince-Cuarenta,   Cuarenta-Quince,   Treinta-Iguales,   Cuarenta-Treinta, </w:delText>
        </w:r>
      </w:del>
    </w:p>
    <w:p w14:paraId="7FD93971" w14:textId="3EF4D37A" w:rsidR="00F634ED" w:rsidDel="00F0672E" w:rsidRDefault="00000000" w:rsidP="00F0672E">
      <w:pPr>
        <w:ind w:right="107"/>
        <w:rPr>
          <w:del w:id="770" w:author="ALVARO SANCHEZ-CID ROMAN" w:date="2024-01-07T12:11:00Z"/>
        </w:rPr>
      </w:pPr>
      <w:del w:id="771" w:author="ALVARO SANCHEZ-CID ROMAN" w:date="2024-01-07T12:11:00Z">
        <w:r w:rsidDel="00F0672E">
          <w:delText xml:space="preserve">Treinta-Cuarenta, Iguales (nunca Cuarenta-Iguales), Ventaja __________ (nombre del </w:delText>
        </w:r>
      </w:del>
    </w:p>
    <w:p w14:paraId="4B7DAD78" w14:textId="2CAEBB41" w:rsidR="00F634ED" w:rsidDel="00F0672E" w:rsidRDefault="00000000" w:rsidP="00F0672E">
      <w:pPr>
        <w:ind w:right="107"/>
        <w:rPr>
          <w:del w:id="772" w:author="ALVARO SANCHEZ-CID ROMAN" w:date="2024-01-07T12:11:00Z"/>
        </w:rPr>
      </w:pPr>
      <w:del w:id="773" w:author="ALVARO SANCHEZ-CID ROMAN" w:date="2024-01-07T12:11:00Z">
        <w:r w:rsidDel="00F0672E">
          <w:delText xml:space="preserve">Sacador o Restador, nunca decir Ventaja Saque o Resto), Juego ___________.” </w:delText>
        </w:r>
      </w:del>
    </w:p>
    <w:p w14:paraId="2F74B387" w14:textId="63006FB9" w:rsidR="00F634ED" w:rsidDel="00F0672E" w:rsidRDefault="00000000" w:rsidP="00F0672E">
      <w:pPr>
        <w:numPr>
          <w:ilvl w:val="1"/>
          <w:numId w:val="19"/>
        </w:numPr>
        <w:spacing w:after="31"/>
        <w:ind w:right="107" w:hanging="396"/>
        <w:rPr>
          <w:del w:id="774" w:author="ALVARO SANCHEZ-CID ROMAN" w:date="2024-01-07T12:11:00Z"/>
        </w:rPr>
      </w:pPr>
      <w:del w:id="775" w:author="ALVARO SANCHEZ-CID ROMAN" w:date="2024-01-07T12:11:00Z">
        <w:r w:rsidDel="00F0672E">
          <w:lastRenderedPageBreak/>
          <w:delText xml:space="preserve">Si el sistema de punto decisivo es utilizado, tras anunciar “Iguales” diremos: “Punto decisivo, elección del restador” </w:delText>
        </w:r>
      </w:del>
    </w:p>
    <w:p w14:paraId="2B182134" w14:textId="0388D69D" w:rsidR="00F634ED" w:rsidDel="00F0672E" w:rsidRDefault="00000000" w:rsidP="00F0672E">
      <w:pPr>
        <w:numPr>
          <w:ilvl w:val="1"/>
          <w:numId w:val="19"/>
        </w:numPr>
        <w:ind w:right="107" w:hanging="396"/>
        <w:rPr>
          <w:del w:id="776" w:author="ALVARO SANCHEZ-CID ROMAN" w:date="2024-01-07T12:11:00Z"/>
        </w:rPr>
      </w:pPr>
      <w:del w:id="777" w:author="ALVARO SANCHEZ-CID ROMAN" w:date="2024-01-07T12:11:00Z">
        <w:r w:rsidDel="00F0672E">
          <w:delText>Salvo que se establezca un procedimiento diferente,</w:delText>
        </w:r>
        <w:r w:rsidDel="00F0672E">
          <w:rPr>
            <w:b/>
          </w:rPr>
          <w:delText xml:space="preserve"> </w:delText>
        </w:r>
        <w:r w:rsidDel="00F0672E">
          <w:delText xml:space="preserve">el tanteo deberá ser anunciado alto y claro a la finalización del punto. El anuncio deberá ser efectuado rápidamente y antes de ser anotado en la Hoja de Arbitraje a menos que ocurran circunstancias en las que retrasar algo dicho anuncio fuese más efectivo. </w:delText>
        </w:r>
      </w:del>
    </w:p>
    <w:p w14:paraId="57BE9597" w14:textId="392AF30A" w:rsidR="00F634ED" w:rsidDel="00F0672E" w:rsidRDefault="00000000" w:rsidP="00F0672E">
      <w:pPr>
        <w:numPr>
          <w:ilvl w:val="1"/>
          <w:numId w:val="19"/>
        </w:numPr>
        <w:spacing w:after="31"/>
        <w:ind w:right="107" w:hanging="396"/>
        <w:rPr>
          <w:del w:id="778" w:author="ALVARO SANCHEZ-CID ROMAN" w:date="2024-01-07T12:11:00Z"/>
        </w:rPr>
      </w:pPr>
      <w:del w:id="779" w:author="ALVARO SANCHEZ-CID ROMAN" w:date="2024-01-07T12:11:00Z">
        <w:r w:rsidDel="00F0672E">
          <w:delText xml:space="preserve">Al final de un juego o set, el Juez de Silla deberá anunciar, además de “Juego _______”, el resultado en juegos en conformidad con los siguientes ejemplos: </w:delText>
        </w:r>
      </w:del>
    </w:p>
    <w:p w14:paraId="457DA98E" w14:textId="7568F69A" w:rsidR="00F634ED" w:rsidDel="00F0672E" w:rsidRDefault="00000000" w:rsidP="00F0672E">
      <w:pPr>
        <w:spacing w:after="34"/>
        <w:ind w:right="107"/>
        <w:rPr>
          <w:del w:id="780" w:author="ALVARO SANCHEZ-CID ROMAN" w:date="2024-01-07T12:11:00Z"/>
        </w:rPr>
      </w:pPr>
      <w:del w:id="781" w:author="ALVARO SANCHEZ-CID ROMAN" w:date="2024-01-07T12:11:00Z">
        <w:r w:rsidDel="00F0672E">
          <w:delText xml:space="preserve">“Juego García, García o López gana 4-2, primer set” o </w:delText>
        </w:r>
      </w:del>
    </w:p>
    <w:p w14:paraId="00DE956A" w14:textId="0610B174" w:rsidR="00F634ED" w:rsidDel="00F0672E" w:rsidRDefault="00000000" w:rsidP="00F0672E">
      <w:pPr>
        <w:ind w:right="107"/>
        <w:rPr>
          <w:del w:id="782" w:author="ALVARO SANCHEZ-CID ROMAN" w:date="2024-01-07T12:11:00Z"/>
        </w:rPr>
      </w:pPr>
      <w:del w:id="783" w:author="ALVARO SANCHEZ-CID ROMAN" w:date="2024-01-07T12:11:00Z">
        <w:r w:rsidDel="00F0672E">
          <w:delText xml:space="preserve"> “Juego López, 3 juegos iguales, último set” o </w:delText>
        </w:r>
      </w:del>
    </w:p>
    <w:p w14:paraId="7616BB67" w14:textId="119631F6" w:rsidR="00F634ED" w:rsidDel="00F0672E" w:rsidRDefault="00000000" w:rsidP="00F0672E">
      <w:pPr>
        <w:ind w:right="107"/>
        <w:rPr>
          <w:del w:id="784" w:author="ALVARO SANCHEZ-CID ROMAN" w:date="2024-01-07T12:11:00Z"/>
        </w:rPr>
      </w:pPr>
      <w:del w:id="785" w:author="ALVARO SANCHEZ-CID ROMAN" w:date="2024-01-07T12:11:00Z">
        <w:r w:rsidDel="00F0672E">
          <w:delText xml:space="preserve">“Juego y primer set García, 7 juegos a 5. López gana 1 set a 0” </w:delText>
        </w:r>
      </w:del>
    </w:p>
    <w:p w14:paraId="61204B97" w14:textId="181DD3D7" w:rsidR="00F634ED" w:rsidDel="00F0672E" w:rsidRDefault="00000000" w:rsidP="00F0672E">
      <w:pPr>
        <w:ind w:right="107"/>
        <w:rPr>
          <w:del w:id="786" w:author="ALVARO SANCHEZ-CID ROMAN" w:date="2024-01-07T12:11:00Z"/>
        </w:rPr>
      </w:pPr>
      <w:del w:id="787" w:author="ALVARO SANCHEZ-CID ROMAN" w:date="2024-01-07T12:11:00Z">
        <w:r w:rsidDel="00F0672E">
          <w:delText xml:space="preserve">En añadidura a lo anterior, en el segundo set y en los cambios de lado, anunciaremos quien ganó el primer set. Por ejemplo, “primer set López” si López va perdiendo el segundo set. </w:delText>
        </w:r>
      </w:del>
    </w:p>
    <w:p w14:paraId="2F00B7E6" w14:textId="09E3A923" w:rsidR="00F634ED" w:rsidDel="00F0672E" w:rsidRDefault="00000000" w:rsidP="00F0672E">
      <w:pPr>
        <w:spacing w:after="0" w:line="259" w:lineRule="auto"/>
        <w:ind w:left="0" w:firstLine="0"/>
        <w:jc w:val="left"/>
        <w:rPr>
          <w:del w:id="788" w:author="ALVARO SANCHEZ-CID ROMAN" w:date="2024-01-07T12:11:00Z"/>
        </w:rPr>
      </w:pPr>
      <w:del w:id="789" w:author="ALVARO SANCHEZ-CID ROMAN" w:date="2024-01-07T12:11:00Z">
        <w:r w:rsidDel="00F0672E">
          <w:rPr>
            <w:color w:val="FF0000"/>
          </w:rPr>
          <w:delText xml:space="preserve"> </w:delText>
        </w:r>
      </w:del>
    </w:p>
    <w:p w14:paraId="499BB671" w14:textId="08492D24" w:rsidR="00F634ED" w:rsidDel="00F0672E" w:rsidRDefault="00000000" w:rsidP="00F0672E">
      <w:pPr>
        <w:spacing w:after="107"/>
        <w:ind w:right="107"/>
        <w:rPr>
          <w:del w:id="790" w:author="ALVARO SANCHEZ-CID ROMAN" w:date="2024-01-07T12:11:00Z"/>
        </w:rPr>
      </w:pPr>
      <w:del w:id="791" w:author="ALVARO SANCHEZ-CID ROMAN" w:date="2024-01-07T12:11:00Z">
        <w:r w:rsidDel="00F0672E">
          <w:delText xml:space="preserve">Si existe un marcador visible para todos los espectadores, el resultado en sets y/o el número de set en juego no necesita ser mencionado. </w:delText>
        </w:r>
      </w:del>
    </w:p>
    <w:p w14:paraId="75B2D641" w14:textId="3C0619D8" w:rsidR="00F634ED" w:rsidDel="00F0672E" w:rsidRDefault="00000000" w:rsidP="00F0672E">
      <w:pPr>
        <w:ind w:right="107"/>
        <w:rPr>
          <w:del w:id="792" w:author="ALVARO SANCHEZ-CID ROMAN" w:date="2024-01-07T12:11:00Z"/>
        </w:rPr>
      </w:pPr>
      <w:del w:id="793" w:author="ALVARO SANCHEZ-CID ROMAN" w:date="2024-01-07T12:11:00Z">
        <w:r w:rsidDel="00F0672E">
          <w:delText xml:space="preserve">Al principio de cada set, el Juez de Silla anunciará: “Segundo set, al servicio García”. </w:delText>
        </w:r>
      </w:del>
    </w:p>
    <w:p w14:paraId="68D26735" w14:textId="773D3694" w:rsidR="00F634ED" w:rsidDel="00F0672E" w:rsidRDefault="00000000" w:rsidP="00F0672E">
      <w:pPr>
        <w:numPr>
          <w:ilvl w:val="1"/>
          <w:numId w:val="19"/>
        </w:numPr>
        <w:ind w:right="107" w:hanging="396"/>
        <w:rPr>
          <w:del w:id="794" w:author="ALVARO SANCHEZ-CID ROMAN" w:date="2024-01-07T12:11:00Z"/>
        </w:rPr>
      </w:pPr>
      <w:del w:id="795" w:author="ALVARO SANCHEZ-CID ROMAN" w:date="2024-01-07T12:11:00Z">
        <w:r w:rsidDel="00F0672E">
          <w:delText xml:space="preserve">Cuando en un set se llegue al tie-break, anunciaremos: </w:delText>
        </w:r>
      </w:del>
    </w:p>
    <w:p w14:paraId="6ACE5629" w14:textId="475014F7" w:rsidR="00F634ED" w:rsidDel="00F0672E" w:rsidRDefault="00000000" w:rsidP="00F0672E">
      <w:pPr>
        <w:ind w:left="795" w:right="107"/>
        <w:rPr>
          <w:del w:id="796" w:author="ALVARO SANCHEZ-CID ROMAN" w:date="2024-01-07T12:11:00Z"/>
        </w:rPr>
      </w:pPr>
      <w:del w:id="797" w:author="ALVARO SANCHEZ-CID ROMAN" w:date="2024-01-07T12:11:00Z">
        <w:r w:rsidDel="00F0672E">
          <w:delText xml:space="preserve">“Juego García, 6 juegos iguales. Tie-break”. </w:delText>
        </w:r>
      </w:del>
    </w:p>
    <w:p w14:paraId="08CC510B" w14:textId="6AF12F60" w:rsidR="00F634ED" w:rsidDel="00F0672E" w:rsidRDefault="00000000" w:rsidP="00F0672E">
      <w:pPr>
        <w:ind w:left="795" w:right="107"/>
        <w:rPr>
          <w:del w:id="798" w:author="ALVARO SANCHEZ-CID ROMAN" w:date="2024-01-07T12:11:00Z"/>
        </w:rPr>
      </w:pPr>
      <w:del w:id="799" w:author="ALVARO SANCHEZ-CID ROMAN" w:date="2024-01-07T12:11:00Z">
        <w:r w:rsidDel="00F0672E">
          <w:delText xml:space="preserve">Antes del comienzo del match tie-break, anunciaremos “señoras y señores, a continuación se disputará un match tie-break a diez puntos para decidir el partido”. </w:delText>
        </w:r>
      </w:del>
    </w:p>
    <w:p w14:paraId="214DC713" w14:textId="1C7AF261" w:rsidR="00F634ED" w:rsidDel="00F0672E" w:rsidRDefault="00000000" w:rsidP="00F0672E">
      <w:pPr>
        <w:numPr>
          <w:ilvl w:val="1"/>
          <w:numId w:val="19"/>
        </w:numPr>
        <w:spacing w:after="36"/>
        <w:ind w:right="107" w:hanging="396"/>
        <w:rPr>
          <w:del w:id="800" w:author="ALVARO SANCHEZ-CID ROMAN" w:date="2024-01-07T12:11:00Z"/>
        </w:rPr>
      </w:pPr>
      <w:del w:id="801" w:author="ALVARO SANCHEZ-CID ROMAN" w:date="2024-01-07T12:11:00Z">
        <w:r w:rsidDel="00F0672E">
          <w:delText xml:space="preserve">Durante el tie-break, se anuncia primero el tanteo seguido del nombre del Jugador que va ganando dicho tie-break: </w:delText>
        </w:r>
      </w:del>
    </w:p>
    <w:p w14:paraId="3FDAE098" w14:textId="2DF06E9C" w:rsidR="00F634ED" w:rsidDel="00F0672E" w:rsidRDefault="00000000" w:rsidP="00F0672E">
      <w:pPr>
        <w:spacing w:after="32"/>
        <w:ind w:left="795" w:right="107"/>
        <w:rPr>
          <w:del w:id="802" w:author="ALVARO SANCHEZ-CID ROMAN" w:date="2024-01-07T12:11:00Z"/>
        </w:rPr>
      </w:pPr>
      <w:del w:id="803" w:author="ALVARO SANCHEZ-CID ROMAN" w:date="2024-01-07T12:11:00Z">
        <w:r w:rsidDel="00F0672E">
          <w:delText xml:space="preserve">“1-0 García” o “1-0 García/López” en Dobles </w:delText>
        </w:r>
      </w:del>
    </w:p>
    <w:p w14:paraId="4AE70601" w14:textId="7D0D0152" w:rsidR="00F634ED" w:rsidDel="00F0672E" w:rsidRDefault="00000000" w:rsidP="00F0672E">
      <w:pPr>
        <w:spacing w:after="27"/>
        <w:ind w:left="795" w:right="7542"/>
        <w:rPr>
          <w:del w:id="804" w:author="ALVARO SANCHEZ-CID ROMAN" w:date="2024-01-07T12:11:00Z"/>
        </w:rPr>
      </w:pPr>
      <w:del w:id="805" w:author="ALVARO SANCHEZ-CID ROMAN" w:date="2024-01-07T12:11:00Z">
        <w:r w:rsidDel="00F0672E">
          <w:delText xml:space="preserve">“1-Iguales” “2-1 López” </w:delText>
        </w:r>
      </w:del>
    </w:p>
    <w:p w14:paraId="1BDE2597" w14:textId="38991926" w:rsidR="00F634ED" w:rsidDel="00F0672E" w:rsidRDefault="00000000" w:rsidP="00F0672E">
      <w:pPr>
        <w:ind w:left="795" w:right="107"/>
        <w:rPr>
          <w:del w:id="806" w:author="ALVARO SANCHEZ-CID ROMAN" w:date="2024-01-07T12:11:00Z"/>
        </w:rPr>
      </w:pPr>
      <w:del w:id="807" w:author="ALVARO SANCHEZ-CID ROMAN" w:date="2024-01-07T12:11:00Z">
        <w:r w:rsidDel="00F0672E">
          <w:delText xml:space="preserve">Cuando se anuncie en inglés, cantar “Cero” en vez de “Love” en el tie-break. A la conclusión del tie-break, anunciar: </w:delText>
        </w:r>
      </w:del>
    </w:p>
    <w:p w14:paraId="19A19806" w14:textId="4C5697D8" w:rsidR="000F3237" w:rsidDel="00F0672E" w:rsidRDefault="00000000" w:rsidP="00F0672E">
      <w:pPr>
        <w:ind w:left="454" w:right="4452" w:firstLine="341"/>
        <w:rPr>
          <w:del w:id="808" w:author="ALVARO SANCHEZ-CID ROMAN" w:date="2024-01-07T12:11:00Z"/>
        </w:rPr>
      </w:pPr>
      <w:del w:id="809" w:author="ALVARO SANCHEZ-CID ROMAN" w:date="2024-01-07T12:11:00Z">
        <w:r w:rsidDel="00F0672E">
          <w:delText xml:space="preserve">“Juego y __________ set ___________, 7-6” </w:delText>
        </w:r>
      </w:del>
    </w:p>
    <w:p w14:paraId="3454C170" w14:textId="0AE077C2" w:rsidR="00F634ED" w:rsidDel="00F0672E" w:rsidRDefault="00000000" w:rsidP="00F0672E">
      <w:pPr>
        <w:ind w:left="851" w:right="4452" w:hanging="425"/>
        <w:rPr>
          <w:del w:id="810" w:author="ALVARO SANCHEZ-CID ROMAN" w:date="2024-01-07T12:11:00Z"/>
        </w:rPr>
      </w:pPr>
      <w:del w:id="811" w:author="ALVARO SANCHEZ-CID ROMAN" w:date="2024-01-07T12:11:00Z">
        <w:r w:rsidDel="00F0672E">
          <w:rPr>
            <w:b/>
          </w:rPr>
          <w:delText xml:space="preserve">h   </w:delText>
        </w:r>
        <w:r w:rsidR="000F3237" w:rsidDel="00F0672E">
          <w:rPr>
            <w:b/>
          </w:rPr>
          <w:delText xml:space="preserve"> </w:delText>
        </w:r>
        <w:r w:rsidDel="00F0672E">
          <w:delText xml:space="preserve">A la conclusión del partido, anunciar el ganador: </w:delText>
        </w:r>
      </w:del>
    </w:p>
    <w:p w14:paraId="328DA647" w14:textId="3A7D423E" w:rsidR="00F634ED" w:rsidDel="00F0672E" w:rsidRDefault="00000000" w:rsidP="00F0672E">
      <w:pPr>
        <w:ind w:left="795" w:right="107"/>
        <w:rPr>
          <w:del w:id="812" w:author="ALVARO SANCHEZ-CID ROMAN" w:date="2024-01-07T12:11:00Z"/>
        </w:rPr>
      </w:pPr>
      <w:del w:id="813" w:author="ALVARO SANCHEZ-CID ROMAN" w:date="2024-01-07T12:11:00Z">
        <w:r w:rsidDel="00F0672E">
          <w:delText xml:space="preserve">“Juego, set y partido García, (3 sets a 2), 6-4, 1-6, 7-6, 4-6, 6-2” </w:delText>
        </w:r>
      </w:del>
    </w:p>
    <w:p w14:paraId="7F30BB4B" w14:textId="72630555" w:rsidR="00F634ED" w:rsidRDefault="00000000" w:rsidP="00F0672E">
      <w:pPr>
        <w:ind w:left="795" w:right="107"/>
        <w:rPr>
          <w:ins w:id="814" w:author="ALVARO SANCHEZ-CID ROMAN" w:date="2024-01-07T12:12:00Z"/>
        </w:rPr>
      </w:pPr>
      <w:del w:id="815" w:author="ALVARO SANCHEZ-CID ROMAN" w:date="2024-01-07T12:11:00Z">
        <w:r w:rsidDel="00F0672E">
          <w:delText xml:space="preserve">En cada set, anunciar primero el número de juegos ganados por el vencedor del partido. </w:delText>
        </w:r>
      </w:del>
    </w:p>
    <w:p w14:paraId="663656CC" w14:textId="77777777" w:rsidR="00F0672E" w:rsidRDefault="00F0672E" w:rsidP="00F0672E">
      <w:pPr>
        <w:ind w:left="795" w:right="107"/>
        <w:rPr>
          <w:ins w:id="816" w:author="ALVARO SANCHEZ-CID ROMAN" w:date="2024-01-07T12:12:00Z"/>
        </w:rPr>
      </w:pPr>
    </w:p>
    <w:p w14:paraId="3D781166" w14:textId="7FB06892" w:rsidR="00F0672E" w:rsidRDefault="00BE5E76" w:rsidP="00F0672E">
      <w:pPr>
        <w:ind w:left="795" w:right="107"/>
        <w:rPr>
          <w:ins w:id="817" w:author="ALVARO SANCHEZ-CID ROMAN" w:date="2024-01-07T12:13:00Z"/>
        </w:rPr>
      </w:pPr>
      <w:ins w:id="818" w:author="ALVARO SANCHEZ-CID ROMAN" w:date="2024-01-07T12:12:00Z">
        <w:r>
          <w:t>El resultado cantado consta de tres números, el tanteo del servidor, el tanteo del restador y el turno de</w:t>
        </w:r>
      </w:ins>
      <w:ins w:id="819" w:author="ALVARO SANCHEZ-CID ROMAN" w:date="2024-01-07T12:13:00Z">
        <w:r>
          <w:t xml:space="preserve"> sacador (en individuales este tercer número no existe).</w:t>
        </w:r>
      </w:ins>
    </w:p>
    <w:p w14:paraId="6BA105F4" w14:textId="2F09DED0" w:rsidR="00BE5E76" w:rsidRDefault="00BE5E76" w:rsidP="00F0672E">
      <w:pPr>
        <w:ind w:left="795" w:right="107"/>
        <w:rPr>
          <w:ins w:id="820" w:author="ALVARO SANCHEZ-CID ROMAN" w:date="2024-01-07T12:14:00Z"/>
        </w:rPr>
      </w:pPr>
      <w:ins w:id="821" w:author="ALVARO SANCHEZ-CID ROMAN" w:date="2024-01-07T12:13:00Z">
        <w:r>
          <w:t>Solo se punt</w:t>
        </w:r>
      </w:ins>
      <w:ins w:id="822" w:author="ALVARO SANCHEZ-CID ROMAN" w:date="2024-01-07T12:14:00Z">
        <w:r>
          <w:t>ú</w:t>
        </w:r>
      </w:ins>
      <w:ins w:id="823" w:author="ALVARO SANCHEZ-CID ROMAN" w:date="2024-01-07T12:13:00Z">
        <w:r>
          <w:t xml:space="preserve">a si se gana el rally </w:t>
        </w:r>
      </w:ins>
      <w:ins w:id="824" w:author="ALVARO SANCHEZ-CID ROMAN" w:date="2024-01-07T12:14:00Z">
        <w:r>
          <w:t xml:space="preserve">en posesión del </w:t>
        </w:r>
      </w:ins>
      <w:ins w:id="825" w:author="ALVARO SANCHEZ-CID ROMAN" w:date="2024-01-07T12:13:00Z">
        <w:r>
          <w:t>servicio.</w:t>
        </w:r>
      </w:ins>
    </w:p>
    <w:p w14:paraId="44168ABF" w14:textId="7693E3FD" w:rsidR="00BE5E76" w:rsidRDefault="00BE5E76" w:rsidP="00BE5E76">
      <w:pPr>
        <w:ind w:left="1134" w:right="107" w:hanging="141"/>
        <w:rPr>
          <w:ins w:id="826" w:author="ALVARO SANCHEZ-CID ROMAN" w:date="2024-01-07T12:15:00Z"/>
        </w:rPr>
      </w:pPr>
      <w:ins w:id="827" w:author="ALVARO SANCHEZ-CID ROMAN" w:date="2024-01-07T12:19:00Z">
        <w:r>
          <w:t xml:space="preserve">1   </w:t>
        </w:r>
      </w:ins>
      <w:proofErr w:type="gramStart"/>
      <w:ins w:id="828" w:author="ALVARO SANCHEZ-CID ROMAN" w:date="2024-01-07T12:14:00Z">
        <w:r>
          <w:t>El</w:t>
        </w:r>
        <w:proofErr w:type="gramEnd"/>
        <w:r>
          <w:t xml:space="preserve"> resultado de canta para inicia</w:t>
        </w:r>
      </w:ins>
      <w:ins w:id="829" w:author="ALVARO SANCHEZ-CID ROMAN" w:date="2024-01-07T12:15:00Z">
        <w:r>
          <w:t>r</w:t>
        </w:r>
      </w:ins>
      <w:ins w:id="830" w:author="ALVARO SANCHEZ-CID ROMAN" w:date="2024-01-07T12:14:00Z">
        <w:r>
          <w:t xml:space="preserve"> la secuencia del servicio: </w:t>
        </w:r>
      </w:ins>
    </w:p>
    <w:p w14:paraId="2BD9E0BA" w14:textId="2412F7C4" w:rsidR="00BE5E76" w:rsidRDefault="00BE5E76" w:rsidP="00BE5E76">
      <w:pPr>
        <w:ind w:left="1560" w:right="107" w:hanging="284"/>
        <w:rPr>
          <w:ins w:id="831" w:author="ALVARO SANCHEZ-CID ROMAN" w:date="2024-01-07T12:16:00Z"/>
        </w:rPr>
      </w:pPr>
      <w:ins w:id="832" w:author="ALVARO SANCHEZ-CID ROMAN" w:date="2024-01-07T12:16:00Z">
        <w:r>
          <w:t>a</w:t>
        </w:r>
      </w:ins>
      <w:ins w:id="833" w:author="ALVARO SANCHEZ-CID ROMAN" w:date="2024-01-07T12:15:00Z">
        <w:r>
          <w:t xml:space="preserve"> </w:t>
        </w:r>
      </w:ins>
      <w:ins w:id="834" w:author="ALVARO SANCHEZ-CID ROMAN" w:date="2024-01-07T12:16:00Z">
        <w:r>
          <w:t xml:space="preserve">  </w:t>
        </w:r>
      </w:ins>
      <w:ins w:id="835" w:author="ALVARO SANCHEZ-CID ROMAN" w:date="2024-01-07T12:14:00Z">
        <w:r>
          <w:t>Chequeo de que servidor y receptor están en sus posiciones correc</w:t>
        </w:r>
      </w:ins>
      <w:ins w:id="836" w:author="ALVARO SANCHEZ-CID ROMAN" w:date="2024-01-07T12:15:00Z">
        <w:r>
          <w:t>tas (en caso contrario es responsabilidad del Juez de Pista de corregir dichas posiciones</w:t>
        </w:r>
      </w:ins>
      <w:ins w:id="837" w:author="ALVARO SANCHEZ-CID ROMAN" w:date="2024-01-07T12:16:00Z">
        <w:r>
          <w:t>.</w:t>
        </w:r>
      </w:ins>
    </w:p>
    <w:p w14:paraId="558E1A7D" w14:textId="34CAF42D" w:rsidR="00BE5E76" w:rsidRDefault="00BE5E76" w:rsidP="00BE5E76">
      <w:pPr>
        <w:ind w:left="1560" w:right="107" w:hanging="284"/>
        <w:rPr>
          <w:ins w:id="838" w:author="ALVARO SANCHEZ-CID ROMAN" w:date="2024-01-07T12:17:00Z"/>
        </w:rPr>
      </w:pPr>
      <w:ins w:id="839" w:author="ALVARO SANCHEZ-CID ROMAN" w:date="2024-01-07T12:17:00Z">
        <w:r>
          <w:t>b</w:t>
        </w:r>
      </w:ins>
      <w:ins w:id="840" w:author="ALVARO SANCHEZ-CID ROMAN" w:date="2024-01-07T12:16:00Z">
        <w:r>
          <w:t xml:space="preserve">   Canto del marcador (</w:t>
        </w:r>
        <w:proofErr w:type="spellStart"/>
        <w:r>
          <w:t>p.e</w:t>
        </w:r>
        <w:proofErr w:type="spellEnd"/>
        <w:r>
          <w:t xml:space="preserve">. </w:t>
        </w:r>
      </w:ins>
      <w:ins w:id="841" w:author="ALVARO SANCHEZ-CID ROMAN" w:date="2024-01-07T12:17:00Z">
        <w:r>
          <w:t>6-5-2)</w:t>
        </w:r>
      </w:ins>
    </w:p>
    <w:p w14:paraId="3AFD8A02" w14:textId="27599058" w:rsidR="00BE5E76" w:rsidRDefault="00BE5E76" w:rsidP="00BE5E76">
      <w:pPr>
        <w:ind w:left="1560" w:right="107" w:hanging="284"/>
        <w:rPr>
          <w:ins w:id="842" w:author="ALVARO SANCHEZ-CID ROMAN" w:date="2024-01-07T12:19:00Z"/>
        </w:rPr>
      </w:pPr>
      <w:ins w:id="843" w:author="ALVARO SANCHEZ-CID ROMAN" w:date="2024-01-07T12:17:00Z">
        <w:r>
          <w:t>c   Inicio de la cuenta de diez (10) segundos para realizar el servicio.</w:t>
        </w:r>
      </w:ins>
    </w:p>
    <w:p w14:paraId="5EEC89E4" w14:textId="7FB83584" w:rsidR="00BE5E76" w:rsidRDefault="00BE5E76" w:rsidP="00BE5E76">
      <w:pPr>
        <w:ind w:left="1276" w:right="107" w:hanging="284"/>
        <w:rPr>
          <w:ins w:id="844" w:author="ALVARO SANCHEZ-CID ROMAN" w:date="2024-01-07T12:22:00Z"/>
        </w:rPr>
      </w:pPr>
      <w:ins w:id="845" w:author="ALVARO SANCHEZ-CID ROMAN" w:date="2024-01-07T12:20:00Z">
        <w:r>
          <w:t xml:space="preserve">2   </w:t>
        </w:r>
      </w:ins>
      <w:proofErr w:type="gramStart"/>
      <w:ins w:id="846" w:author="ALVARO SANCHEZ-CID ROMAN" w:date="2024-01-07T12:21:00Z">
        <w:r>
          <w:t>Al</w:t>
        </w:r>
        <w:proofErr w:type="gramEnd"/>
        <w:r>
          <w:t xml:space="preserve"> final de un rally</w:t>
        </w:r>
      </w:ins>
      <w:ins w:id="847" w:author="ALVARO SANCHEZ-CID ROMAN" w:date="2024-01-07T12:22:00Z">
        <w:r>
          <w:t xml:space="preserve"> se podrán hacer tres cantos:</w:t>
        </w:r>
      </w:ins>
    </w:p>
    <w:p w14:paraId="768A1803" w14:textId="0A7C5655" w:rsidR="00BE5E76" w:rsidRDefault="005C6091" w:rsidP="005C6091">
      <w:pPr>
        <w:ind w:left="1560" w:right="107" w:hanging="284"/>
        <w:rPr>
          <w:ins w:id="848" w:author="ALVARO SANCHEZ-CID ROMAN" w:date="2024-01-07T12:23:00Z"/>
        </w:rPr>
      </w:pPr>
      <w:ins w:id="849" w:author="ALVARO SANCHEZ-CID ROMAN" w:date="2024-01-07T12:24:00Z">
        <w:r>
          <w:t>a</w:t>
        </w:r>
      </w:ins>
      <w:proofErr w:type="gramStart"/>
      <w:ins w:id="850" w:author="ALVARO SANCHEZ-CID ROMAN" w:date="2024-01-07T12:22:00Z">
        <w:r>
          <w:t xml:space="preserve">  </w:t>
        </w:r>
      </w:ins>
      <w:ins w:id="851" w:author="ALVARO SANCHEZ-CID ROMAN" w:date="2024-01-07T12:23:00Z">
        <w:r>
          <w:t xml:space="preserve"> “</w:t>
        </w:r>
        <w:proofErr w:type="gramEnd"/>
        <w:r>
          <w:t>Punto”</w:t>
        </w:r>
      </w:ins>
      <w:ins w:id="852" w:author="ALVARO SANCHEZ-CID ROMAN" w:date="2024-01-07T12:24:00Z">
        <w:r>
          <w:t>, si el equipo al servicio gana el rally.</w:t>
        </w:r>
      </w:ins>
    </w:p>
    <w:p w14:paraId="0BDCE0C2" w14:textId="792EABEA" w:rsidR="005C6091" w:rsidRDefault="005C6091" w:rsidP="005C6091">
      <w:pPr>
        <w:ind w:left="1560" w:right="107" w:hanging="284"/>
        <w:rPr>
          <w:ins w:id="853" w:author="ALVARO SANCHEZ-CID ROMAN" w:date="2024-01-07T12:23:00Z"/>
        </w:rPr>
      </w:pPr>
      <w:ins w:id="854" w:author="ALVARO SANCHEZ-CID ROMAN" w:date="2024-01-07T12:24:00Z">
        <w:r>
          <w:t>b</w:t>
        </w:r>
      </w:ins>
      <w:proofErr w:type="gramStart"/>
      <w:ins w:id="855" w:author="ALVARO SANCHEZ-CID ROMAN" w:date="2024-01-07T12:23:00Z">
        <w:r>
          <w:t xml:space="preserve">   “</w:t>
        </w:r>
        <w:proofErr w:type="gramEnd"/>
        <w:r>
          <w:t>Segundo servidor”</w:t>
        </w:r>
      </w:ins>
      <w:ins w:id="856" w:author="ALVARO SANCHEZ-CID ROMAN" w:date="2024-01-07T12:24:00Z">
        <w:r>
          <w:t xml:space="preserve">, </w:t>
        </w:r>
      </w:ins>
      <w:ins w:id="857" w:author="ALVARO SANCHEZ-CID ROMAN" w:date="2024-01-07T12:25:00Z">
        <w:r>
          <w:t>el equipo al resto gana el rally con el primer servidor.</w:t>
        </w:r>
      </w:ins>
    </w:p>
    <w:p w14:paraId="262BEF14" w14:textId="7112BF0D" w:rsidR="005C6091" w:rsidRDefault="005C6091" w:rsidP="005C6091">
      <w:pPr>
        <w:ind w:left="1560" w:right="107" w:hanging="284"/>
        <w:rPr>
          <w:ins w:id="858" w:author="ALVARO SANCHEZ-CID ROMAN" w:date="2024-01-07T12:26:00Z"/>
        </w:rPr>
      </w:pPr>
      <w:ins w:id="859" w:author="ALVARO SANCHEZ-CID ROMAN" w:date="2024-01-07T12:24:00Z">
        <w:r w:rsidRPr="005C6091">
          <w:t>c</w:t>
        </w:r>
      </w:ins>
      <w:proofErr w:type="gramStart"/>
      <w:ins w:id="860" w:author="ALVARO SANCHEZ-CID ROMAN" w:date="2024-01-07T12:23:00Z">
        <w:r w:rsidRPr="005C6091">
          <w:t xml:space="preserve">   “</w:t>
        </w:r>
        <w:proofErr w:type="spellStart"/>
        <w:proofErr w:type="gramEnd"/>
        <w:r w:rsidRPr="005C6091">
          <w:t>Side</w:t>
        </w:r>
        <w:proofErr w:type="spellEnd"/>
        <w:r w:rsidRPr="005C6091">
          <w:t xml:space="preserve"> </w:t>
        </w:r>
        <w:proofErr w:type="spellStart"/>
        <w:r w:rsidRPr="005C6091">
          <w:t>out</w:t>
        </w:r>
        <w:proofErr w:type="spellEnd"/>
        <w:r w:rsidRPr="005C6091">
          <w:t>”</w:t>
        </w:r>
      </w:ins>
      <w:ins w:id="861" w:author="ALVARO SANCHEZ-CID ROMAN" w:date="2024-01-07T12:25:00Z">
        <w:r w:rsidRPr="005C6091">
          <w:t>, si e</w:t>
        </w:r>
        <w:r w:rsidRPr="002B7B8E">
          <w:t>l e</w:t>
        </w:r>
        <w:r>
          <w:t>quipo al resto gana el rally con el segundo servidor, resultando en e</w:t>
        </w:r>
      </w:ins>
      <w:ins w:id="862" w:author="ALVARO SANCHEZ-CID ROMAN" w:date="2024-01-07T12:26:00Z">
        <w:r>
          <w:t>l cambio de servicio al otro equipo.</w:t>
        </w:r>
      </w:ins>
    </w:p>
    <w:p w14:paraId="22E58D9A" w14:textId="108B28F1" w:rsidR="005C6091" w:rsidRDefault="005C6091" w:rsidP="005C6091">
      <w:pPr>
        <w:ind w:left="1276" w:right="107" w:hanging="284"/>
        <w:rPr>
          <w:ins w:id="863" w:author="ALVARO SANCHEZ-CID ROMAN" w:date="2024-01-07T12:32:00Z"/>
        </w:rPr>
      </w:pPr>
      <w:ins w:id="864" w:author="ALVARO SANCHEZ-CID ROMAN" w:date="2024-01-07T12:26:00Z">
        <w:r>
          <w:t xml:space="preserve">3   </w:t>
        </w:r>
        <w:proofErr w:type="gramStart"/>
        <w:r>
          <w:t>Al</w:t>
        </w:r>
        <w:proofErr w:type="gramEnd"/>
        <w:r>
          <w:t xml:space="preserve"> final d</w:t>
        </w:r>
      </w:ins>
      <w:ins w:id="865" w:author="ALVARO SANCHEZ-CID ROMAN" w:date="2024-01-07T12:27:00Z">
        <w:r>
          <w:t xml:space="preserve">e un partido a un juego se cantará: “Punto, partido, </w:t>
        </w:r>
      </w:ins>
      <w:ins w:id="866" w:author="ALVARO SANCHEZ-CID ROMAN" w:date="2024-01-07T12:38:00Z">
        <w:r w:rsidR="003A4D95">
          <w:t>(resultado</w:t>
        </w:r>
      </w:ins>
      <w:ins w:id="867" w:author="ALVARO SANCHEZ-CID ROMAN" w:date="2024-01-07T12:39:00Z">
        <w:r w:rsidR="003A4D95">
          <w:t>, p.ej. 11-7</w:t>
        </w:r>
      </w:ins>
      <w:ins w:id="868" w:author="ALVARO SANCHEZ-CID ROMAN" w:date="2024-01-07T12:38:00Z">
        <w:r w:rsidR="003A4D95">
          <w:t xml:space="preserve">), </w:t>
        </w:r>
      </w:ins>
      <w:ins w:id="869" w:author="ALVARO SANCHEZ-CID ROMAN" w:date="2024-01-07T12:27:00Z">
        <w:r>
          <w:t>(Nombre de los ganadores)”</w:t>
        </w:r>
      </w:ins>
    </w:p>
    <w:p w14:paraId="00C1E8BA" w14:textId="62848443" w:rsidR="003A1A08" w:rsidRDefault="003A1A08" w:rsidP="003A1A08">
      <w:pPr>
        <w:ind w:left="1276" w:right="107" w:hanging="284"/>
        <w:rPr>
          <w:ins w:id="870" w:author="ALVARO SANCHEZ-CID ROMAN" w:date="2024-01-07T13:41:00Z"/>
        </w:rPr>
      </w:pPr>
      <w:ins w:id="871" w:author="ALVARO SANCHEZ-CID ROMAN" w:date="2024-01-07T13:41:00Z">
        <w:r>
          <w:lastRenderedPageBreak/>
          <w:t xml:space="preserve">4    </w:t>
        </w:r>
      </w:ins>
      <w:proofErr w:type="gramStart"/>
      <w:ins w:id="872" w:author="ALVARO SANCHEZ-CID ROMAN" w:date="2024-01-07T12:34:00Z">
        <w:r w:rsidR="003A4D95">
          <w:t>Al</w:t>
        </w:r>
        <w:proofErr w:type="gramEnd"/>
        <w:r w:rsidR="003A4D95">
          <w:t xml:space="preserve"> final de un juego a un partido de varios juegos dirá: “Punto, Juego, </w:t>
        </w:r>
      </w:ins>
      <w:ins w:id="873" w:author="ALVARO SANCHEZ-CID ROMAN" w:date="2024-01-07T12:37:00Z">
        <w:r w:rsidR="003A4D95">
          <w:t xml:space="preserve">(resultado), </w:t>
        </w:r>
      </w:ins>
      <w:ins w:id="874" w:author="ALVARO SANCHEZ-CID ROMAN" w:date="2024-01-07T12:34:00Z">
        <w:r w:rsidR="003A4D95">
          <w:t>(nombre de los ganadores</w:t>
        </w:r>
      </w:ins>
      <w:ins w:id="875" w:author="ALVARO SANCHEZ-CID ROMAN" w:date="2024-01-07T12:35:00Z">
        <w:r w:rsidR="003A4D95">
          <w:t>)</w:t>
        </w:r>
      </w:ins>
      <w:ins w:id="876" w:author="ALVARO SANCHEZ-CID ROMAN" w:date="2024-01-07T12:34:00Z">
        <w:r w:rsidR="003A4D95">
          <w:t>, tiempo</w:t>
        </w:r>
      </w:ins>
      <w:ins w:id="877" w:author="ALVARO SANCHEZ-CID ROMAN" w:date="2024-01-07T12:35:00Z">
        <w:r w:rsidR="003A4D95">
          <w:t xml:space="preserve"> muerto, </w:t>
        </w:r>
      </w:ins>
      <w:ins w:id="878" w:author="ALVARO SANCHEZ-CID ROMAN" w:date="2024-01-07T12:47:00Z">
        <w:r w:rsidR="00FF113B">
          <w:t xml:space="preserve">cambio de campo, </w:t>
        </w:r>
      </w:ins>
      <w:ins w:id="879" w:author="ALVARO SANCHEZ-CID ROMAN" w:date="2024-01-07T12:35:00Z">
        <w:r w:rsidR="003A4D95">
          <w:t>dos minutos”</w:t>
        </w:r>
      </w:ins>
      <w:ins w:id="880" w:author="ALVARO SANCHEZ-CID ROMAN" w:date="2024-01-07T12:51:00Z">
        <w:r w:rsidR="00FF113B">
          <w:t xml:space="preserve">. </w:t>
        </w:r>
      </w:ins>
      <w:ins w:id="881" w:author="ALVARO SANCHEZ-CID ROMAN" w:date="2024-01-07T13:40:00Z">
        <w:r>
          <w:t>Recoger la pelota en juego</w:t>
        </w:r>
      </w:ins>
      <w:ins w:id="882" w:author="ALVARO SANCHEZ-CID ROMAN" w:date="2024-01-07T13:41:00Z">
        <w:r>
          <w:t xml:space="preserve"> y moverse al centro de la cancha.</w:t>
        </w:r>
      </w:ins>
    </w:p>
    <w:p w14:paraId="49C02224" w14:textId="3FECDEA3" w:rsidR="003A4D95" w:rsidRDefault="00FF113B" w:rsidP="003A1A08">
      <w:pPr>
        <w:ind w:left="1276" w:right="107" w:firstLine="0"/>
        <w:rPr>
          <w:ins w:id="883" w:author="ALVARO SANCHEZ-CID ROMAN" w:date="2024-01-07T12:33:00Z"/>
        </w:rPr>
      </w:pPr>
      <w:ins w:id="884" w:author="ALVARO SANCHEZ-CID ROMAN" w:date="2024-01-07T12:51:00Z">
        <w:r>
          <w:t>Para reiniciar</w:t>
        </w:r>
      </w:ins>
      <w:ins w:id="885" w:author="ALVARO SANCHEZ-CID ROMAN" w:date="2024-01-07T12:52:00Z">
        <w:r>
          <w:t>: “15 segundos</w:t>
        </w:r>
      </w:ins>
      <w:ins w:id="886" w:author="ALVARO SANCHEZ-CID ROMAN" w:date="2024-01-07T13:42:00Z">
        <w:r w:rsidR="003A1A08">
          <w:t>”</w:t>
        </w:r>
      </w:ins>
      <w:ins w:id="887" w:author="ALVARO SANCHEZ-CID ROMAN" w:date="2024-01-07T12:52:00Z">
        <w:r>
          <w:t xml:space="preserve">, </w:t>
        </w:r>
      </w:ins>
      <w:ins w:id="888" w:author="ALVARO SANCHEZ-CID ROMAN" w:date="2024-01-07T13:42:00Z">
        <w:r w:rsidR="003A1A08">
          <w:t xml:space="preserve">entregar la pelota al servidor, </w:t>
        </w:r>
      </w:ins>
      <w:ins w:id="889" w:author="ALVARO SANCHEZ-CID ROMAN" w:date="2024-01-07T12:52:00Z">
        <w:r>
          <w:t xml:space="preserve">chequear posiciones, </w:t>
        </w:r>
      </w:ins>
      <w:ins w:id="890" w:author="ALVARO SANCHEZ-CID ROMAN" w:date="2024-01-07T13:43:00Z">
        <w:r w:rsidR="003A1A08">
          <w:t>“</w:t>
        </w:r>
      </w:ins>
      <w:ins w:id="891" w:author="ALVARO SANCHEZ-CID ROMAN" w:date="2024-01-07T12:53:00Z">
        <w:r w:rsidR="00F3001C">
          <w:t>Juego (2 o 3), tiempo, (marcador)”</w:t>
        </w:r>
      </w:ins>
    </w:p>
    <w:p w14:paraId="67A939A9" w14:textId="217A7340" w:rsidR="005C6091" w:rsidRDefault="003A4D95" w:rsidP="005C6091">
      <w:pPr>
        <w:ind w:left="1276" w:right="107" w:hanging="284"/>
        <w:rPr>
          <w:ins w:id="892" w:author="ALVARO SANCHEZ-CID ROMAN" w:date="2024-01-07T12:35:00Z"/>
        </w:rPr>
      </w:pPr>
      <w:ins w:id="893" w:author="ALVARO SANCHEZ-CID ROMAN" w:date="2024-01-07T12:34:00Z">
        <w:r>
          <w:t xml:space="preserve">5   </w:t>
        </w:r>
      </w:ins>
      <w:proofErr w:type="gramStart"/>
      <w:ins w:id="894" w:author="ALVARO SANCHEZ-CID ROMAN" w:date="2024-01-07T12:28:00Z">
        <w:r w:rsidR="005C6091">
          <w:t>A</w:t>
        </w:r>
      </w:ins>
      <w:ins w:id="895" w:author="ALVARO SANCHEZ-CID ROMAN" w:date="2024-01-07T12:32:00Z">
        <w:r w:rsidR="005C6091">
          <w:t>l</w:t>
        </w:r>
        <w:proofErr w:type="gramEnd"/>
        <w:r w:rsidR="005C6091">
          <w:t xml:space="preserve"> final de un partido a varios juegos se dirá: “Punto, juego, partido</w:t>
        </w:r>
      </w:ins>
      <w:ins w:id="896" w:author="ALVARO SANCHEZ-CID ROMAN" w:date="2024-01-07T12:33:00Z">
        <w:r>
          <w:t xml:space="preserve">, </w:t>
        </w:r>
      </w:ins>
      <w:ins w:id="897" w:author="ALVARO SANCHEZ-CID ROMAN" w:date="2024-01-07T12:38:00Z">
        <w:r>
          <w:t xml:space="preserve">(resultado último juego), </w:t>
        </w:r>
      </w:ins>
      <w:ins w:id="898" w:author="ALVARO SANCHEZ-CID ROMAN" w:date="2024-01-07T12:33:00Z">
        <w:r>
          <w:t>(nombre de los ganadores)”</w:t>
        </w:r>
      </w:ins>
    </w:p>
    <w:p w14:paraId="469533BC" w14:textId="650FE6D1" w:rsidR="00327932" w:rsidRDefault="00327932" w:rsidP="00327932">
      <w:pPr>
        <w:ind w:left="1276" w:right="107" w:hanging="284"/>
        <w:rPr>
          <w:ins w:id="899" w:author="ALVARO SANCHEZ-CID ROMAN" w:date="2024-01-07T13:44:00Z"/>
        </w:rPr>
      </w:pPr>
      <w:ins w:id="900" w:author="ALVARO SANCHEZ-CID ROMAN" w:date="2024-01-07T13:44:00Z">
        <w:r>
          <w:t xml:space="preserve">6   </w:t>
        </w:r>
      </w:ins>
      <w:proofErr w:type="gramStart"/>
      <w:ins w:id="901" w:author="ALVARO SANCHEZ-CID ROMAN" w:date="2024-01-07T12:35:00Z">
        <w:r w:rsidR="003A4D95">
          <w:t>En</w:t>
        </w:r>
        <w:proofErr w:type="gramEnd"/>
        <w:r w:rsidR="003A4D95">
          <w:t xml:space="preserve"> el ca</w:t>
        </w:r>
      </w:ins>
      <w:ins w:id="902" w:author="ALVARO SANCHEZ-CID ROMAN" w:date="2024-01-07T12:36:00Z">
        <w:r w:rsidR="003A4D95">
          <w:t xml:space="preserve">mbio de campo a mitad de juego dirá: “Punto, </w:t>
        </w:r>
      </w:ins>
      <w:ins w:id="903" w:author="ALVARO SANCHEZ-CID ROMAN" w:date="2024-01-07T12:48:00Z">
        <w:r w:rsidR="00FF113B">
          <w:t xml:space="preserve">tiempo muerto, </w:t>
        </w:r>
      </w:ins>
      <w:ins w:id="904" w:author="ALVARO SANCHEZ-CID ROMAN" w:date="2024-01-07T12:36:00Z">
        <w:r w:rsidR="003A4D95">
          <w:t>cambio de campo (</w:t>
        </w:r>
        <w:proofErr w:type="spellStart"/>
        <w:r w:rsidR="003A4D95">
          <w:t>change</w:t>
        </w:r>
        <w:proofErr w:type="spellEnd"/>
        <w:r w:rsidR="003A4D95">
          <w:t xml:space="preserve"> </w:t>
        </w:r>
        <w:proofErr w:type="spellStart"/>
        <w:r w:rsidR="003A4D95">
          <w:t>ends</w:t>
        </w:r>
        <w:proofErr w:type="spellEnd"/>
        <w:r w:rsidR="003A4D95">
          <w:t>), (resultado</w:t>
        </w:r>
      </w:ins>
      <w:ins w:id="905" w:author="ALVARO SANCHEZ-CID ROMAN" w:date="2024-01-07T12:39:00Z">
        <w:r w:rsidR="003A4D95">
          <w:t xml:space="preserve"> al cambio</w:t>
        </w:r>
      </w:ins>
      <w:ins w:id="906" w:author="ALVARO SANCHEZ-CID ROMAN" w:date="2024-01-07T12:36:00Z">
        <w:r w:rsidR="003A4D95">
          <w:t>: p.ej</w:t>
        </w:r>
      </w:ins>
      <w:ins w:id="907" w:author="ALVARO SANCHEZ-CID ROMAN" w:date="2024-01-07T12:37:00Z">
        <w:r w:rsidR="003A4D95">
          <w:t>. 6-4-1)</w:t>
        </w:r>
      </w:ins>
      <w:ins w:id="908" w:author="ALVARO SANCHEZ-CID ROMAN" w:date="2024-01-07T12:38:00Z">
        <w:r w:rsidR="003A4D95">
          <w:t>, un minuto”</w:t>
        </w:r>
      </w:ins>
      <w:ins w:id="909" w:author="ALVARO SANCHEZ-CID ROMAN" w:date="2024-01-07T13:43:00Z">
        <w:r>
          <w:t xml:space="preserve"> y se moverá al centro de la cancha</w:t>
        </w:r>
      </w:ins>
      <w:ins w:id="910" w:author="ALVARO SANCHEZ-CID ROMAN" w:date="2024-01-07T12:49:00Z">
        <w:r w:rsidR="00FF113B">
          <w:t xml:space="preserve">. </w:t>
        </w:r>
      </w:ins>
    </w:p>
    <w:p w14:paraId="72F1345A" w14:textId="7217AADF" w:rsidR="003A4D95" w:rsidRPr="005C6091" w:rsidRDefault="00FF113B" w:rsidP="00327932">
      <w:pPr>
        <w:ind w:left="1276" w:right="107" w:firstLine="0"/>
      </w:pPr>
      <w:ins w:id="911" w:author="ALVARO SANCHEZ-CID ROMAN" w:date="2024-01-07T12:49:00Z">
        <w:r>
          <w:t>Para reiniciar: “15 segundos</w:t>
        </w:r>
      </w:ins>
      <w:ins w:id="912" w:author="ALVARO SANCHEZ-CID ROMAN" w:date="2024-01-07T13:44:00Z">
        <w:r w:rsidR="00327932">
          <w:t>”</w:t>
        </w:r>
      </w:ins>
      <w:ins w:id="913" w:author="ALVARO SANCHEZ-CID ROMAN" w:date="2024-01-07T12:49:00Z">
        <w:r>
          <w:t>, (chequear p</w:t>
        </w:r>
      </w:ins>
      <w:ins w:id="914" w:author="ALVARO SANCHEZ-CID ROMAN" w:date="2024-01-07T12:50:00Z">
        <w:r>
          <w:t xml:space="preserve">osiciones), </w:t>
        </w:r>
      </w:ins>
      <w:ins w:id="915" w:author="ALVARO SANCHEZ-CID ROMAN" w:date="2024-01-07T13:44:00Z">
        <w:r w:rsidR="00327932">
          <w:t>“</w:t>
        </w:r>
      </w:ins>
      <w:ins w:id="916" w:author="ALVARO SANCHEZ-CID ROMAN" w:date="2024-01-07T12:50:00Z">
        <w:r>
          <w:t xml:space="preserve">Tiempo, </w:t>
        </w:r>
      </w:ins>
      <w:ins w:id="917" w:author="ALVARO SANCHEZ-CID ROMAN" w:date="2024-01-07T12:53:00Z">
        <w:r w:rsidR="00F3001C">
          <w:t>(</w:t>
        </w:r>
      </w:ins>
      <w:ins w:id="918" w:author="ALVARO SANCHEZ-CID ROMAN" w:date="2024-01-07T12:50:00Z">
        <w:r>
          <w:t>marcador</w:t>
        </w:r>
      </w:ins>
      <w:ins w:id="919" w:author="ALVARO SANCHEZ-CID ROMAN" w:date="2024-01-07T12:54:00Z">
        <w:r w:rsidR="00F3001C">
          <w:t>)</w:t>
        </w:r>
      </w:ins>
      <w:ins w:id="920" w:author="ALVARO SANCHEZ-CID ROMAN" w:date="2024-01-07T12:50:00Z">
        <w:r>
          <w:t>”.</w:t>
        </w:r>
      </w:ins>
    </w:p>
    <w:p w14:paraId="0B8E33B8" w14:textId="77777777" w:rsidR="00F634ED" w:rsidRPr="005C6091" w:rsidRDefault="00000000">
      <w:pPr>
        <w:spacing w:after="0" w:line="259" w:lineRule="auto"/>
        <w:ind w:left="0" w:firstLine="0"/>
        <w:jc w:val="left"/>
      </w:pPr>
      <w:r w:rsidRPr="005C6091">
        <w:rPr>
          <w:sz w:val="26"/>
        </w:rPr>
        <w:t xml:space="preserve"> </w:t>
      </w:r>
    </w:p>
    <w:p w14:paraId="471235DD" w14:textId="58CED70D" w:rsidR="000F3237" w:rsidRDefault="001F0AF9" w:rsidP="001F0AF9">
      <w:pPr>
        <w:pStyle w:val="Ttulo2"/>
        <w:spacing w:after="207"/>
        <w:ind w:right="174"/>
      </w:pPr>
      <w:r>
        <w:t xml:space="preserve">5   </w:t>
      </w:r>
      <w:proofErr w:type="gramStart"/>
      <w:r w:rsidRPr="000F3237">
        <w:t>Código</w:t>
      </w:r>
      <w:proofErr w:type="gramEnd"/>
      <w:r w:rsidRPr="000F3237">
        <w:t xml:space="preserve"> de Conducta</w:t>
      </w:r>
      <w:r>
        <w:t xml:space="preserve"> </w:t>
      </w:r>
    </w:p>
    <w:p w14:paraId="167C07D6" w14:textId="549F032D" w:rsidR="002B7B8E" w:rsidRDefault="00000000" w:rsidP="000F3237">
      <w:pPr>
        <w:pStyle w:val="Prrafodelista"/>
        <w:spacing w:line="336" w:lineRule="auto"/>
        <w:ind w:left="851" w:right="876" w:hanging="425"/>
        <w:rPr>
          <w:ins w:id="921" w:author="ALVARO SANCHEZ-CID ROMAN" w:date="2024-01-07T13:03:00Z"/>
          <w:b/>
        </w:rPr>
      </w:pPr>
      <w:r w:rsidRPr="000F3237">
        <w:rPr>
          <w:b/>
        </w:rPr>
        <w:t xml:space="preserve">a </w:t>
      </w:r>
      <w:r w:rsidR="001F0AF9">
        <w:rPr>
          <w:b/>
        </w:rPr>
        <w:t xml:space="preserve"> </w:t>
      </w:r>
      <w:ins w:id="922" w:author="ALVARO SANCHEZ-CID ROMAN" w:date="2024-01-07T13:02:00Z">
        <w:r w:rsidR="00F3001C">
          <w:rPr>
            <w:b/>
          </w:rPr>
          <w:t xml:space="preserve">  </w:t>
        </w:r>
        <w:r w:rsidR="00F3001C" w:rsidRPr="002B7B8E">
          <w:rPr>
            <w:bCs/>
          </w:rPr>
          <w:t xml:space="preserve"> </w:t>
        </w:r>
      </w:ins>
      <w:ins w:id="923" w:author="ALVARO SANCHEZ-CID ROMAN" w:date="2024-01-07T20:51:00Z">
        <w:r w:rsidR="007B1E84">
          <w:rPr>
            <w:bCs/>
          </w:rPr>
          <w:t xml:space="preserve">Inicio de Partido. </w:t>
        </w:r>
      </w:ins>
      <w:ins w:id="924" w:author="ALVARO SANCHEZ-CID ROMAN" w:date="2024-01-07T13:02:00Z">
        <w:r w:rsidR="00F3001C" w:rsidRPr="002B7B8E">
          <w:rPr>
            <w:bCs/>
          </w:rPr>
          <w:t xml:space="preserve">(Regla 13.H.4.) Para un formato de partido que es de dos de tres o tres de cinco juegos, un árbitro puede imponer la pérdida del juego cuando un jugador/equipo no se presenta para jugar 10 minutos después de que el partido haya sido convocado para jugar. Se impondrá una pérdida del partido cuando un jugador/equipo no se presente para jugar 15 minutos después de que el partido haya sido convocado para jugar. Si el formato del partido es de un juego a 15 o 21, la pérdida del partido ocurre cuando el jugador/equipo no se presenta para jugar 10 minutos después de que el partido haya sido convocado para jugar. El director del torneo puede permitir una demora mayor si las circunstancias justifican tal </w:t>
        </w:r>
        <w:commentRangeStart w:id="925"/>
        <w:r w:rsidR="00F3001C" w:rsidRPr="002B7B8E">
          <w:rPr>
            <w:bCs/>
          </w:rPr>
          <w:t>decisión</w:t>
        </w:r>
      </w:ins>
      <w:commentRangeEnd w:id="925"/>
      <w:ins w:id="926" w:author="ALVARO SANCHEZ-CID ROMAN" w:date="2024-01-07T13:06:00Z">
        <w:r w:rsidR="002B7B8E">
          <w:rPr>
            <w:rStyle w:val="Refdecomentario"/>
          </w:rPr>
          <w:commentReference w:id="925"/>
        </w:r>
      </w:ins>
      <w:r w:rsidRPr="000F3237">
        <w:rPr>
          <w:b/>
        </w:rPr>
        <w:t xml:space="preserve"> </w:t>
      </w:r>
    </w:p>
    <w:p w14:paraId="6962DCE7" w14:textId="654FE7EC" w:rsidR="00F634ED" w:rsidRDefault="002B7B8E" w:rsidP="000F3237">
      <w:pPr>
        <w:pStyle w:val="Prrafodelista"/>
        <w:spacing w:line="336" w:lineRule="auto"/>
        <w:ind w:left="851" w:right="876" w:hanging="425"/>
      </w:pPr>
      <w:ins w:id="927" w:author="ALVARO SANCHEZ-CID ROMAN" w:date="2024-01-07T13:03:00Z">
        <w:r>
          <w:rPr>
            <w:b/>
          </w:rPr>
          <w:t xml:space="preserve">       </w:t>
        </w:r>
      </w:ins>
      <w:del w:id="928" w:author="ALVARO SANCHEZ-CID ROMAN" w:date="2024-01-07T13:03:00Z">
        <w:r w:rsidDel="002B7B8E">
          <w:delText xml:space="preserve">Infracciones derivadas del incumplimiento de la Regla de Inicio del Partido en aquellas competiciones en que resulte de aplicación, se anunciarán de la siguiente manera: </w:delText>
        </w:r>
      </w:del>
    </w:p>
    <w:p w14:paraId="10C17990" w14:textId="4F423570" w:rsidR="00F634ED" w:rsidDel="00F3001C" w:rsidRDefault="00000000">
      <w:pPr>
        <w:ind w:right="107"/>
        <w:rPr>
          <w:del w:id="929" w:author="ALVARO SANCHEZ-CID ROMAN" w:date="2024-01-07T12:56:00Z"/>
        </w:rPr>
      </w:pPr>
      <w:del w:id="930" w:author="ALVARO SANCHEZ-CID ROMAN" w:date="2024-01-07T12:56:00Z">
        <w:r w:rsidDel="00F3001C">
          <w:delText xml:space="preserve">“Infracción de Inicio del Partido, Sr/Sra ______” </w:delText>
        </w:r>
      </w:del>
    </w:p>
    <w:p w14:paraId="69615583" w14:textId="3A08EA6C" w:rsidR="00F634ED" w:rsidRDefault="00000000">
      <w:pPr>
        <w:spacing w:after="0" w:line="259" w:lineRule="auto"/>
        <w:ind w:left="454" w:firstLine="0"/>
        <w:jc w:val="left"/>
      </w:pPr>
      <w:del w:id="931" w:author="ALVARO SANCHEZ-CID ROMAN" w:date="2024-01-07T12:56:00Z">
        <w:r w:rsidDel="00F3001C">
          <w:rPr>
            <w:b/>
          </w:rPr>
          <w:delText xml:space="preserve"> </w:delText>
        </w:r>
      </w:del>
    </w:p>
    <w:p w14:paraId="41C25742" w14:textId="1F0A467E" w:rsidR="002B7B8E" w:rsidRDefault="00000000" w:rsidP="002B7B8E">
      <w:pPr>
        <w:numPr>
          <w:ilvl w:val="1"/>
          <w:numId w:val="18"/>
        </w:numPr>
        <w:ind w:right="107" w:hanging="398"/>
      </w:pPr>
      <w:r>
        <w:t>Infracciones al Código de Conducta deberán ser anunciadas en concordancia a los siguientes ejemplos</w:t>
      </w:r>
      <w:ins w:id="932" w:author="ALVARO SANCHEZ-CID ROMAN" w:date="2024-01-07T17:29:00Z">
        <w:r w:rsidR="00525663">
          <w:t>, siempre una vez acabado el rally</w:t>
        </w:r>
      </w:ins>
      <w:r>
        <w:t xml:space="preserve">: </w:t>
      </w:r>
    </w:p>
    <w:p w14:paraId="20192699" w14:textId="7C2B4C0A" w:rsidR="002B7B8E" w:rsidRDefault="002B7B8E">
      <w:pPr>
        <w:spacing w:after="39" w:line="235" w:lineRule="auto"/>
        <w:ind w:left="860" w:right="173" w:hanging="8"/>
        <w:jc w:val="left"/>
        <w:rPr>
          <w:ins w:id="933" w:author="ALVARO SANCHEZ-CID ROMAN" w:date="2024-01-07T13:15:00Z"/>
        </w:rPr>
      </w:pPr>
      <w:bookmarkStart w:id="934" w:name="_Hlk155525767"/>
      <w:ins w:id="935" w:author="ALVARO SANCHEZ-CID ROMAN" w:date="2024-01-07T13:08:00Z">
        <w:r>
          <w:t>"Advertencia verbal, (nombre jugador), (motivo)</w:t>
        </w:r>
      </w:ins>
      <w:ins w:id="936" w:author="ALVARO SANCHEZ-CID ROMAN" w:date="2024-01-07T13:13:00Z">
        <w:r w:rsidR="005A46E2">
          <w:t xml:space="preserve">”. </w:t>
        </w:r>
      </w:ins>
    </w:p>
    <w:bookmarkEnd w:id="934"/>
    <w:p w14:paraId="3707D228" w14:textId="79AF8E47" w:rsidR="005A46E2" w:rsidRDefault="005A46E2" w:rsidP="005A46E2">
      <w:pPr>
        <w:spacing w:after="39" w:line="235" w:lineRule="auto"/>
        <w:ind w:left="860" w:right="173" w:hanging="8"/>
        <w:jc w:val="left"/>
        <w:rPr>
          <w:ins w:id="937" w:author="ALVARO SANCHEZ-CID ROMAN" w:date="2024-01-07T13:15:00Z"/>
        </w:rPr>
      </w:pPr>
      <w:ins w:id="938" w:author="ALVARO SANCHEZ-CID ROMAN" w:date="2024-01-07T13:15:00Z">
        <w:r>
          <w:t>"Advertencia t</w:t>
        </w:r>
      </w:ins>
      <w:ins w:id="939" w:author="ALVARO SANCHEZ-CID ROMAN" w:date="2024-01-07T13:16:00Z">
        <w:r>
          <w:t>écnica</w:t>
        </w:r>
      </w:ins>
      <w:ins w:id="940" w:author="ALVARO SANCHEZ-CID ROMAN" w:date="2024-01-07T13:15:00Z">
        <w:r>
          <w:t xml:space="preserve">, (nombre jugador), (motivo)”. </w:t>
        </w:r>
      </w:ins>
    </w:p>
    <w:p w14:paraId="558DF720" w14:textId="683AD26E" w:rsidR="005A46E2" w:rsidRDefault="005A46E2" w:rsidP="005A46E2">
      <w:pPr>
        <w:spacing w:after="39" w:line="235" w:lineRule="auto"/>
        <w:ind w:left="860" w:right="173" w:hanging="8"/>
        <w:jc w:val="left"/>
        <w:rPr>
          <w:ins w:id="941" w:author="ALVARO SANCHEZ-CID ROMAN" w:date="2024-01-07T13:16:00Z"/>
        </w:rPr>
      </w:pPr>
      <w:ins w:id="942" w:author="ALVARO SANCHEZ-CID ROMAN" w:date="2024-01-07T13:16:00Z">
        <w:r>
          <w:t xml:space="preserve">"Falta Técnica, (nombre jugador), (motivo)”. </w:t>
        </w:r>
      </w:ins>
    </w:p>
    <w:p w14:paraId="7C7BACF5" w14:textId="77777777" w:rsidR="005A46E2" w:rsidRDefault="005A46E2">
      <w:pPr>
        <w:spacing w:after="39" w:line="235" w:lineRule="auto"/>
        <w:ind w:left="860" w:right="173" w:hanging="8"/>
        <w:jc w:val="left"/>
        <w:rPr>
          <w:ins w:id="943" w:author="ALVARO SANCHEZ-CID ROMAN" w:date="2024-01-07T13:08:00Z"/>
        </w:rPr>
      </w:pPr>
    </w:p>
    <w:p w14:paraId="5088E965" w14:textId="17AE9865" w:rsidR="00F634ED" w:rsidDel="002B7B8E" w:rsidRDefault="00000000">
      <w:pPr>
        <w:spacing w:after="39" w:line="235" w:lineRule="auto"/>
        <w:ind w:left="860" w:right="173" w:hanging="8"/>
        <w:jc w:val="left"/>
        <w:rPr>
          <w:del w:id="944" w:author="ALVARO SANCHEZ-CID ROMAN" w:date="2024-01-07T13:07:00Z"/>
        </w:rPr>
      </w:pPr>
      <w:del w:id="945" w:author="ALVARO SANCHEZ-CID ROMAN" w:date="2024-01-07T13:07:00Z">
        <w:r w:rsidDel="002B7B8E">
          <w:delText xml:space="preserve">“Infracción del Código, Conducta Antideportiva, Amonestación, Sr/Sra ______”  “Infracción del Código, Abuso de Raquetas, Punto de Penalización, Sr/Sra ______” “Infracción del Código, Abuso Verbal, Juego de Penalización, Sr/Sra ______” </w:delText>
        </w:r>
      </w:del>
    </w:p>
    <w:p w14:paraId="2F6E9E76" w14:textId="7DD8B37B" w:rsidR="00F634ED" w:rsidRDefault="00000000">
      <w:pPr>
        <w:spacing w:after="0" w:line="259" w:lineRule="auto"/>
        <w:ind w:left="0" w:firstLine="0"/>
        <w:jc w:val="left"/>
      </w:pPr>
      <w:del w:id="946" w:author="ALVARO SANCHEZ-CID ROMAN" w:date="2024-01-07T13:07:00Z">
        <w:r w:rsidDel="002B7B8E">
          <w:rPr>
            <w:sz w:val="26"/>
          </w:rPr>
          <w:delText xml:space="preserve"> </w:delText>
        </w:r>
      </w:del>
    </w:p>
    <w:p w14:paraId="41C1D561" w14:textId="77777777" w:rsidR="00F634ED" w:rsidRDefault="00000000">
      <w:pPr>
        <w:numPr>
          <w:ilvl w:val="1"/>
          <w:numId w:val="18"/>
        </w:numPr>
        <w:ind w:right="107" w:hanging="398"/>
      </w:pPr>
      <w:commentRangeStart w:id="947"/>
      <w:r>
        <w:t>Infracciones</w:t>
      </w:r>
      <w:commentRangeEnd w:id="947"/>
      <w:r w:rsidR="005A46E2">
        <w:rPr>
          <w:rStyle w:val="Refdecomentario"/>
        </w:rPr>
        <w:commentReference w:id="947"/>
      </w:r>
      <w:r>
        <w:t xml:space="preserve"> a la Regla del Público Partidista (Competiciones por Equipos) deberán ser anunciadas en concordancia con lo siguiente: </w:t>
      </w:r>
    </w:p>
    <w:p w14:paraId="4423D323" w14:textId="77777777" w:rsidR="00F634ED" w:rsidRDefault="00000000" w:rsidP="00A337B2">
      <w:pPr>
        <w:spacing w:after="31"/>
        <w:ind w:left="851" w:right="108" w:firstLine="11"/>
      </w:pPr>
      <w:r>
        <w:t xml:space="preserve">“Infracción del Código, Público Partidista, Amonestación _________ (Nación/Equipo)” </w:t>
      </w:r>
    </w:p>
    <w:p w14:paraId="2D67CAF2" w14:textId="77777777" w:rsidR="00F634ED" w:rsidRDefault="00000000">
      <w:pPr>
        <w:ind w:right="107"/>
      </w:pPr>
      <w:r>
        <w:t xml:space="preserve">“Infracción del Código, Público Partidista, Punto de Penalización ____ (Nación/Equipo)” </w:t>
      </w:r>
    </w:p>
    <w:p w14:paraId="01E1689B" w14:textId="77777777" w:rsidR="00F634ED" w:rsidRDefault="00000000">
      <w:pPr>
        <w:spacing w:after="0" w:line="259" w:lineRule="auto"/>
        <w:ind w:left="454" w:firstLine="0"/>
        <w:jc w:val="left"/>
      </w:pPr>
      <w:r>
        <w:rPr>
          <w:b/>
        </w:rPr>
        <w:t xml:space="preserve"> </w:t>
      </w:r>
    </w:p>
    <w:p w14:paraId="3F76A8BF" w14:textId="77777777" w:rsidR="00F634ED" w:rsidRDefault="00000000">
      <w:pPr>
        <w:numPr>
          <w:ilvl w:val="1"/>
          <w:numId w:val="18"/>
        </w:numPr>
        <w:ind w:right="107" w:hanging="398"/>
      </w:pPr>
      <w:commentRangeStart w:id="948"/>
      <w:r>
        <w:t>Infracciones</w:t>
      </w:r>
      <w:commentRangeEnd w:id="948"/>
      <w:r w:rsidR="005A46E2">
        <w:rPr>
          <w:rStyle w:val="Refdecomentario"/>
        </w:rPr>
        <w:commentReference w:id="948"/>
      </w:r>
      <w:r>
        <w:t xml:space="preserve"> a las Reglamentaciones sobre el comportamiento del Capitán (Competiciones por Equipos) deberán ser anunciadas en concordancia con lo siguiente: </w:t>
      </w:r>
    </w:p>
    <w:p w14:paraId="46348832" w14:textId="77777777" w:rsidR="00F634ED" w:rsidRDefault="00000000">
      <w:pPr>
        <w:spacing w:after="29"/>
        <w:ind w:right="107"/>
      </w:pPr>
      <w:r>
        <w:lastRenderedPageBreak/>
        <w:t xml:space="preserve">“Conducta Antideportiva, Capitán, Primera Amonestación _______ (Nación/Equipo)” “Conducta Antideportiva, Capitán, Segunda Amonestación _____ (Nación/Equipo)” </w:t>
      </w:r>
    </w:p>
    <w:p w14:paraId="6859CAB7" w14:textId="77777777" w:rsidR="00F634ED" w:rsidRDefault="00000000">
      <w:pPr>
        <w:ind w:right="107"/>
      </w:pPr>
      <w:r>
        <w:t xml:space="preserve">“Conducta Antideportiva, Capitán, Relevado ______ (Nación/Equipo)” </w:t>
      </w:r>
    </w:p>
    <w:p w14:paraId="57C2C58A" w14:textId="77777777" w:rsidR="00F634ED" w:rsidRDefault="00000000">
      <w:pPr>
        <w:spacing w:after="0" w:line="259" w:lineRule="auto"/>
        <w:ind w:left="0" w:firstLine="0"/>
        <w:jc w:val="left"/>
      </w:pPr>
      <w:r>
        <w:rPr>
          <w:sz w:val="26"/>
        </w:rPr>
        <w:t xml:space="preserve"> </w:t>
      </w:r>
    </w:p>
    <w:p w14:paraId="66213106" w14:textId="266573F6" w:rsidR="00F634ED" w:rsidDel="005A46E2" w:rsidRDefault="00000000">
      <w:pPr>
        <w:numPr>
          <w:ilvl w:val="1"/>
          <w:numId w:val="18"/>
        </w:numPr>
        <w:ind w:right="107" w:hanging="398"/>
        <w:rPr>
          <w:del w:id="949" w:author="ALVARO SANCHEZ-CID ROMAN" w:date="2024-01-07T13:18:00Z"/>
        </w:rPr>
      </w:pPr>
      <w:del w:id="950" w:author="ALVARO SANCHEZ-CID ROMAN" w:date="2024-01-07T13:18:00Z">
        <w:r w:rsidDel="005A46E2">
          <w:delText xml:space="preserve">Infracciones de tiempo como resultado del incumplimiento del apartado del Código de Tiempo deberán ser anunciadas en concordancia con lo siguiente: </w:delText>
        </w:r>
      </w:del>
    </w:p>
    <w:p w14:paraId="2262909E" w14:textId="30D4C2DD" w:rsidR="00F634ED" w:rsidDel="005A46E2" w:rsidRDefault="00000000">
      <w:pPr>
        <w:ind w:right="2533"/>
        <w:rPr>
          <w:del w:id="951" w:author="ALVARO SANCHEZ-CID ROMAN" w:date="2024-01-07T13:18:00Z"/>
        </w:rPr>
      </w:pPr>
      <w:del w:id="952" w:author="ALVARO SANCHEZ-CID ROMAN" w:date="2024-01-07T13:18:00Z">
        <w:r w:rsidDel="005A46E2">
          <w:delText xml:space="preserve">“Infracción de Tiempo, Amonestación, Sr/Sra _________”  Retrasos subsiguientes: </w:delText>
        </w:r>
      </w:del>
    </w:p>
    <w:p w14:paraId="3A52C448" w14:textId="7681BFCB" w:rsidR="00F634ED" w:rsidDel="005A46E2" w:rsidRDefault="00000000">
      <w:pPr>
        <w:ind w:right="107"/>
        <w:rPr>
          <w:del w:id="953" w:author="ALVARO SANCHEZ-CID ROMAN" w:date="2024-01-07T13:18:00Z"/>
        </w:rPr>
      </w:pPr>
      <w:del w:id="954" w:author="ALVARO SANCHEZ-CID ROMAN" w:date="2024-01-07T13:18:00Z">
        <w:r w:rsidDel="005A46E2">
          <w:delText xml:space="preserve">“Infracción de Tiempo, Punto de Penalización / Pérdida de Servicio, Sr/Sra _________” </w:delText>
        </w:r>
      </w:del>
    </w:p>
    <w:p w14:paraId="1440D18E" w14:textId="6AA7C5A8" w:rsidR="00F634ED" w:rsidRDefault="00000000">
      <w:pPr>
        <w:spacing w:after="0" w:line="259" w:lineRule="auto"/>
        <w:ind w:left="0" w:firstLine="0"/>
        <w:jc w:val="left"/>
      </w:pPr>
      <w:del w:id="955" w:author="ALVARO SANCHEZ-CID ROMAN" w:date="2024-01-07T13:18:00Z">
        <w:r w:rsidDel="005A46E2">
          <w:rPr>
            <w:sz w:val="26"/>
          </w:rPr>
          <w:delText xml:space="preserve"> </w:delText>
        </w:r>
      </w:del>
    </w:p>
    <w:p w14:paraId="15B3EE6F" w14:textId="58B6597A" w:rsidR="00F634ED" w:rsidRDefault="00000000">
      <w:pPr>
        <w:numPr>
          <w:ilvl w:val="1"/>
          <w:numId w:val="18"/>
        </w:numPr>
        <w:ind w:right="107" w:hanging="398"/>
      </w:pPr>
      <w:r>
        <w:t>Tras un Punto</w:t>
      </w:r>
      <w:del w:id="956" w:author="ALVARO SANCHEZ-CID ROMAN" w:date="2024-01-07T13:19:00Z">
        <w:r w:rsidDel="005A46E2">
          <w:delText xml:space="preserve"> o Juego</w:delText>
        </w:r>
      </w:del>
      <w:r>
        <w:t xml:space="preserve"> de Penalización</w:t>
      </w:r>
      <w:ins w:id="957" w:author="ALVARO SANCHEZ-CID ROMAN" w:date="2024-01-07T13:20:00Z">
        <w:r w:rsidR="005A46E2">
          <w:t xml:space="preserve"> debido a una Falta Técnica</w:t>
        </w:r>
      </w:ins>
      <w:r>
        <w:t xml:space="preserve">, </w:t>
      </w:r>
      <w:ins w:id="958" w:author="ALVARO SANCHEZ-CID ROMAN" w:date="2024-01-07T13:20:00Z">
        <w:r w:rsidR="005A46E2">
          <w:t xml:space="preserve">se debe corregir la hoja de marcadores </w:t>
        </w:r>
        <w:proofErr w:type="gramStart"/>
        <w:r w:rsidR="005A46E2">
          <w:t>de acuerdo a</w:t>
        </w:r>
        <w:proofErr w:type="gramEnd"/>
        <w:r w:rsidR="005A46E2">
          <w:t xml:space="preserve"> lo regulado (deducir 1 punto o incrementar un punto al con</w:t>
        </w:r>
      </w:ins>
      <w:ins w:id="959" w:author="ALVARO SANCHEZ-CID ROMAN" w:date="2024-01-07T13:21:00Z">
        <w:r w:rsidR="005A46E2">
          <w:t xml:space="preserve">trario si el marcador </w:t>
        </w:r>
      </w:ins>
      <w:ins w:id="960" w:author="ALVARO SANCHEZ-CID ROMAN" w:date="2024-01-07T13:22:00Z">
        <w:r w:rsidR="005A46E2">
          <w:t xml:space="preserve">del ofensor </w:t>
        </w:r>
      </w:ins>
      <w:ins w:id="961" w:author="ALVARO SANCHEZ-CID ROMAN" w:date="2024-01-07T13:21:00Z">
        <w:r w:rsidR="005A46E2">
          <w:t xml:space="preserve">es 0, y se reanudará el juego con las condiciones del nuevo marcador. </w:t>
        </w:r>
      </w:ins>
      <w:del w:id="962" w:author="ALVARO SANCHEZ-CID ROMAN" w:date="2024-01-07T13:21:00Z">
        <w:r w:rsidDel="005A46E2">
          <w:delText>anunciar el nuevo tanteo o resultado.</w:delText>
        </w:r>
      </w:del>
      <w:r>
        <w:t xml:space="preserve"> </w:t>
      </w:r>
    </w:p>
    <w:p w14:paraId="32CED47E" w14:textId="77777777" w:rsidR="00F634ED" w:rsidRDefault="00000000">
      <w:pPr>
        <w:spacing w:after="0" w:line="259" w:lineRule="auto"/>
        <w:ind w:left="0" w:firstLine="0"/>
        <w:jc w:val="left"/>
      </w:pPr>
      <w:r>
        <w:rPr>
          <w:sz w:val="26"/>
        </w:rPr>
        <w:t xml:space="preserve"> </w:t>
      </w:r>
    </w:p>
    <w:p w14:paraId="43BABA25" w14:textId="00FCC5DE" w:rsidR="00F634ED" w:rsidRDefault="00000000">
      <w:pPr>
        <w:numPr>
          <w:ilvl w:val="1"/>
          <w:numId w:val="18"/>
        </w:numPr>
        <w:ind w:right="107" w:hanging="398"/>
      </w:pPr>
      <w:r>
        <w:t xml:space="preserve">Cuando el Juez de </w:t>
      </w:r>
      <w:ins w:id="963" w:author="ALVARO SANCHEZ-CID ROMAN" w:date="2024-01-07T13:19:00Z">
        <w:r w:rsidR="005A46E2">
          <w:t>Pista</w:t>
        </w:r>
      </w:ins>
      <w:del w:id="964" w:author="ALVARO SANCHEZ-CID ROMAN" w:date="2024-01-07T13:19:00Z">
        <w:r w:rsidDel="005A46E2">
          <w:delText>Silla</w:delText>
        </w:r>
      </w:del>
      <w:r>
        <w:t xml:space="preserve"> llama al Juez Árbitro para decidir si una Infracción al Código puede ser considerada como Descalificación, deberá informar a los Jugadores y al Público: </w:t>
      </w:r>
    </w:p>
    <w:p w14:paraId="6D83E525" w14:textId="77777777" w:rsidR="00F634ED" w:rsidRDefault="00000000">
      <w:pPr>
        <w:ind w:right="107"/>
      </w:pPr>
      <w:r>
        <w:t>“El Juez Árbitro ha sido llamado a la pista para discutir esta Infracción del Código”. Si el Juez Árbitro decide descalificar al Jugador, deberá ser anunciado en concordancia con el siguiente ejemplo: “</w:t>
      </w:r>
      <w:commentRangeStart w:id="965"/>
      <w:r>
        <w:t>Infracción del Código, Abuso Físico, Descalificación, Sr/</w:t>
      </w:r>
      <w:proofErr w:type="spellStart"/>
      <w:r>
        <w:t>Sra</w:t>
      </w:r>
      <w:proofErr w:type="spellEnd"/>
      <w:r>
        <w:t xml:space="preserve"> </w:t>
      </w:r>
      <w:commentRangeEnd w:id="965"/>
      <w:r w:rsidR="005A46E2">
        <w:rPr>
          <w:rStyle w:val="Refdecomentario"/>
        </w:rPr>
        <w:commentReference w:id="965"/>
      </w:r>
      <w:r>
        <w:t xml:space="preserve">_________” </w:t>
      </w:r>
    </w:p>
    <w:p w14:paraId="77FAB61F" w14:textId="77777777" w:rsidR="00F634ED" w:rsidRDefault="00000000">
      <w:pPr>
        <w:spacing w:after="0" w:line="259" w:lineRule="auto"/>
        <w:ind w:left="0" w:firstLine="0"/>
        <w:jc w:val="left"/>
      </w:pPr>
      <w:r>
        <w:rPr>
          <w:sz w:val="26"/>
        </w:rPr>
        <w:t xml:space="preserve"> </w:t>
      </w:r>
    </w:p>
    <w:p w14:paraId="6829C2DD" w14:textId="51AC5641" w:rsidR="00F634ED" w:rsidRDefault="00000000">
      <w:pPr>
        <w:numPr>
          <w:ilvl w:val="1"/>
          <w:numId w:val="18"/>
        </w:numPr>
        <w:ind w:right="107" w:hanging="398"/>
      </w:pPr>
      <w:commentRangeStart w:id="966"/>
      <w:r>
        <w:t>Un</w:t>
      </w:r>
      <w:commentRangeEnd w:id="966"/>
      <w:r w:rsidR="00705677">
        <w:rPr>
          <w:rStyle w:val="Refdecomentario"/>
        </w:rPr>
        <w:commentReference w:id="966"/>
      </w:r>
      <w:r>
        <w:t xml:space="preserve"> jugador no podrá apelar al Juez de </w:t>
      </w:r>
      <w:ins w:id="967" w:author="ALVARO SANCHEZ-CID ROMAN" w:date="2024-01-10T12:47:00Z">
        <w:r w:rsidR="009A7D74">
          <w:t>Pista</w:t>
        </w:r>
      </w:ins>
      <w:del w:id="968" w:author="ALVARO SANCHEZ-CID ROMAN" w:date="2024-01-10T12:47:00Z">
        <w:r w:rsidDel="009A7D74">
          <w:delText>Silla</w:delText>
        </w:r>
      </w:del>
      <w:r>
        <w:t xml:space="preserve"> para que se le retire una Infracción de Código o de Tiempo dada a su oponente. </w:t>
      </w:r>
    </w:p>
    <w:p w14:paraId="25257F04" w14:textId="77777777" w:rsidR="00F634ED" w:rsidRDefault="00000000">
      <w:pPr>
        <w:spacing w:after="0" w:line="259" w:lineRule="auto"/>
        <w:ind w:left="454" w:firstLine="0"/>
        <w:jc w:val="left"/>
      </w:pPr>
      <w:r>
        <w:t xml:space="preserve"> </w:t>
      </w:r>
    </w:p>
    <w:p w14:paraId="2A86710E" w14:textId="77777777" w:rsidR="00F634ED" w:rsidRDefault="00000000">
      <w:pPr>
        <w:numPr>
          <w:ilvl w:val="1"/>
          <w:numId w:val="18"/>
        </w:numPr>
        <w:ind w:right="107" w:hanging="398"/>
      </w:pPr>
      <w:commentRangeStart w:id="969"/>
      <w:r>
        <w:t>En</w:t>
      </w:r>
      <w:commentRangeEnd w:id="969"/>
      <w:r w:rsidR="00705677">
        <w:rPr>
          <w:rStyle w:val="Refdecomentario"/>
        </w:rPr>
        <w:commentReference w:id="969"/>
      </w:r>
      <w:r>
        <w:t xml:space="preserve"> competiciones internacionales las infracciones de código o tiempo deberán anunciarse en inglés (y opcionalmente además en el idioma local). </w:t>
      </w:r>
    </w:p>
    <w:p w14:paraId="02ABED32" w14:textId="77777777" w:rsidR="00F634ED" w:rsidRDefault="00000000">
      <w:pPr>
        <w:spacing w:after="0" w:line="259" w:lineRule="auto"/>
        <w:ind w:left="0" w:firstLine="0"/>
        <w:jc w:val="left"/>
      </w:pPr>
      <w:r>
        <w:rPr>
          <w:sz w:val="26"/>
        </w:rPr>
        <w:t xml:space="preserve"> </w:t>
      </w:r>
    </w:p>
    <w:p w14:paraId="73AA0E81" w14:textId="35CAE6C7" w:rsidR="001F0AF9" w:rsidRDefault="001F0AF9" w:rsidP="00705677">
      <w:pPr>
        <w:pStyle w:val="Ttulo2"/>
        <w:spacing w:after="207"/>
        <w:ind w:right="174"/>
        <w:rPr>
          <w:ins w:id="970" w:author="ALVARO SANCHEZ-CID ROMAN" w:date="2024-01-07T13:25:00Z"/>
        </w:rPr>
      </w:pPr>
      <w:del w:id="971" w:author="ALVARO SANCHEZ-CID ROMAN" w:date="2024-01-07T13:25:00Z">
        <w:r w:rsidDel="00705677">
          <w:delText xml:space="preserve">6   </w:delText>
        </w:r>
      </w:del>
      <w:r w:rsidRPr="001F0AF9">
        <w:t>Tiempo Muerto</w:t>
      </w:r>
      <w:del w:id="972" w:author="ALVARO SANCHEZ-CID ROMAN" w:date="2024-01-07T13:24:00Z">
        <w:r w:rsidRPr="001F0AF9" w:rsidDel="00705677">
          <w:delText xml:space="preserve"> Médico </w:delText>
        </w:r>
      </w:del>
    </w:p>
    <w:p w14:paraId="4037BFEE" w14:textId="376E09E6" w:rsidR="00705677" w:rsidRDefault="00705677" w:rsidP="00705677">
      <w:pPr>
        <w:pStyle w:val="Ttulo2"/>
        <w:spacing w:after="207"/>
        <w:ind w:left="851" w:right="174" w:hanging="435"/>
        <w:rPr>
          <w:ins w:id="973" w:author="ALVARO SANCHEZ-CID ROMAN" w:date="2024-01-07T13:27:00Z"/>
        </w:rPr>
      </w:pPr>
      <w:ins w:id="974" w:author="ALVARO SANCHEZ-CID ROMAN" w:date="2024-01-07T13:26:00Z">
        <w:r>
          <w:t xml:space="preserve">A    </w:t>
        </w:r>
      </w:ins>
      <w:ins w:id="975" w:author="ALVARO SANCHEZ-CID ROMAN" w:date="2024-01-07T13:27:00Z">
        <w:r>
          <w:t>Tiempo Muerto Estándar</w:t>
        </w:r>
      </w:ins>
    </w:p>
    <w:p w14:paraId="69EA142B" w14:textId="5DB9A927" w:rsidR="00705677" w:rsidRDefault="00327932" w:rsidP="00705677">
      <w:pPr>
        <w:rPr>
          <w:ins w:id="976" w:author="ALVARO SANCHEZ-CID ROMAN" w:date="2024-01-07T13:29:00Z"/>
        </w:rPr>
      </w:pPr>
      <w:ins w:id="977" w:author="ALVARO SANCHEZ-CID ROMAN" w:date="2024-01-07T13:49:00Z">
        <w:r>
          <w:t xml:space="preserve">Anunciar </w:t>
        </w:r>
      </w:ins>
      <w:ins w:id="978" w:author="ALVARO SANCHEZ-CID ROMAN" w:date="2024-01-07T13:28:00Z">
        <w:r w:rsidR="00705677">
          <w:t xml:space="preserve">“Tiempo muerto (sacadores/receptores), (marcador), </w:t>
        </w:r>
      </w:ins>
      <w:ins w:id="979" w:author="ALVARO SANCHEZ-CID ROMAN" w:date="2024-01-07T13:29:00Z">
        <w:r w:rsidR="00705677">
          <w:t>1 minuto” y moverse al centro de la cancha.</w:t>
        </w:r>
      </w:ins>
    </w:p>
    <w:p w14:paraId="4E0CF093" w14:textId="01F51E65" w:rsidR="00705677" w:rsidRDefault="00705677" w:rsidP="00705677">
      <w:pPr>
        <w:rPr>
          <w:ins w:id="980" w:author="ALVARO SANCHEZ-CID ROMAN" w:date="2024-01-07T13:30:00Z"/>
        </w:rPr>
      </w:pPr>
      <w:ins w:id="981" w:author="ALVARO SANCHEZ-CID ROMAN" w:date="2024-01-07T13:30:00Z">
        <w:r>
          <w:t>Aviso “15 segundos)” y recuperar la posición.</w:t>
        </w:r>
      </w:ins>
    </w:p>
    <w:p w14:paraId="625E3D77" w14:textId="7B30BB39" w:rsidR="00705677" w:rsidRDefault="00705677" w:rsidP="00705677">
      <w:pPr>
        <w:rPr>
          <w:ins w:id="982" w:author="ALVARO SANCHEZ-CID ROMAN" w:date="2024-01-07T13:32:00Z"/>
        </w:rPr>
      </w:pPr>
      <w:ins w:id="983" w:author="ALVARO SANCHEZ-CID ROMAN" w:date="2024-01-07T13:30:00Z">
        <w:r>
          <w:t>“Sacadores (</w:t>
        </w:r>
      </w:ins>
      <w:ins w:id="984" w:author="ALVARO SANCHEZ-CID ROMAN" w:date="2024-01-07T13:31:00Z">
        <w:r>
          <w:t>x</w:t>
        </w:r>
      </w:ins>
      <w:ins w:id="985" w:author="ALVARO SANCHEZ-CID ROMAN" w:date="2024-01-07T13:30:00Z">
        <w:r>
          <w:t>)</w:t>
        </w:r>
      </w:ins>
      <w:ins w:id="986" w:author="ALVARO SANCHEZ-CID ROMAN" w:date="2024-01-07T13:31:00Z">
        <w:r>
          <w:t xml:space="preserve"> tiempos muertos restantes, Restadores (x) tiempos muertos restantes</w:t>
        </w:r>
      </w:ins>
      <w:ins w:id="987" w:author="ALVARO SANCHEZ-CID ROMAN" w:date="2024-01-07T13:32:00Z">
        <w:r>
          <w:t>”</w:t>
        </w:r>
      </w:ins>
    </w:p>
    <w:p w14:paraId="0F31BFC8" w14:textId="67BD0A8D" w:rsidR="00705677" w:rsidRDefault="00705677" w:rsidP="00705677">
      <w:pPr>
        <w:rPr>
          <w:ins w:id="988" w:author="ALVARO SANCHEZ-CID ROMAN" w:date="2024-01-07T13:38:00Z"/>
        </w:rPr>
      </w:pPr>
      <w:ins w:id="989" w:author="ALVARO SANCHEZ-CID ROMAN" w:date="2024-01-07T13:32:00Z">
        <w:r>
          <w:t>Chequear posición de los jugadores, “Tiempo, (marcador)”</w:t>
        </w:r>
      </w:ins>
    </w:p>
    <w:p w14:paraId="00B5B99E" w14:textId="77777777" w:rsidR="003A1A08" w:rsidRDefault="003A1A08" w:rsidP="00705677">
      <w:pPr>
        <w:rPr>
          <w:ins w:id="990" w:author="ALVARO SANCHEZ-CID ROMAN" w:date="2024-01-07T13:38:00Z"/>
        </w:rPr>
      </w:pPr>
    </w:p>
    <w:p w14:paraId="715327CA" w14:textId="1EC15109" w:rsidR="003A1A08" w:rsidRDefault="003A1A08" w:rsidP="003A1A08">
      <w:pPr>
        <w:pStyle w:val="Ttulo2"/>
        <w:spacing w:after="207"/>
        <w:ind w:left="851" w:right="174" w:hanging="435"/>
        <w:rPr>
          <w:ins w:id="991" w:author="ALVARO SANCHEZ-CID ROMAN" w:date="2024-01-07T13:38:00Z"/>
        </w:rPr>
      </w:pPr>
      <w:ins w:id="992" w:author="ALVARO SANCHEZ-CID ROMAN" w:date="2024-01-07T13:38:00Z">
        <w:r>
          <w:t>B   Tiempo Muerto Médico</w:t>
        </w:r>
      </w:ins>
    </w:p>
    <w:p w14:paraId="2F02CF92" w14:textId="77777777" w:rsidR="00327932" w:rsidRDefault="00327932" w:rsidP="003A1A08">
      <w:pPr>
        <w:rPr>
          <w:ins w:id="993" w:author="ALVARO SANCHEZ-CID ROMAN" w:date="2024-01-07T13:50:00Z"/>
        </w:rPr>
      </w:pPr>
      <w:ins w:id="994" w:author="ALVARO SANCHEZ-CID ROMAN" w:date="2024-01-07T13:49:00Z">
        <w:r>
          <w:t>Anunciar “Tiempo muerto médico (nombre</w:t>
        </w:r>
      </w:ins>
      <w:ins w:id="995" w:author="ALVARO SANCHEZ-CID ROMAN" w:date="2024-01-07T13:50:00Z">
        <w:r>
          <w:t>)</w:t>
        </w:r>
      </w:ins>
      <w:ins w:id="996" w:author="ALVARO SANCHEZ-CID ROMAN" w:date="2024-01-07T13:49:00Z">
        <w:r>
          <w:t>,</w:t>
        </w:r>
      </w:ins>
      <w:ins w:id="997" w:author="ALVARO SANCHEZ-CID ROMAN" w:date="2024-01-07T13:50:00Z">
        <w:r>
          <w:t xml:space="preserve"> (marcador)”</w:t>
        </w:r>
      </w:ins>
    </w:p>
    <w:p w14:paraId="53DDE344" w14:textId="77777777" w:rsidR="00327932" w:rsidRDefault="00327932" w:rsidP="003A1A08">
      <w:pPr>
        <w:rPr>
          <w:ins w:id="998" w:author="ALVARO SANCHEZ-CID ROMAN" w:date="2024-01-07T13:51:00Z"/>
        </w:rPr>
      </w:pPr>
      <w:ins w:id="999" w:author="ALVARO SANCHEZ-CID ROMAN" w:date="2024-01-07T13:50:00Z">
        <w:r>
          <w:t xml:space="preserve">Avisar a los jugadores </w:t>
        </w:r>
      </w:ins>
      <w:ins w:id="1000" w:author="ALVARO SANCHEZ-CID ROMAN" w:date="2024-01-07T13:51:00Z">
        <w:r>
          <w:t>que en cuanto el jugador lesionado esté listo se reanudará el juego.</w:t>
        </w:r>
      </w:ins>
    </w:p>
    <w:p w14:paraId="24B0E810" w14:textId="77777777" w:rsidR="0059039D" w:rsidRDefault="0059039D" w:rsidP="003A1A08">
      <w:pPr>
        <w:rPr>
          <w:ins w:id="1001" w:author="ALVARO SANCHEZ-CID ROMAN" w:date="2024-01-07T13:54:00Z"/>
        </w:rPr>
      </w:pPr>
      <w:ins w:id="1002" w:author="ALVARO SANCHEZ-CID ROMAN" w:date="2024-01-07T13:53:00Z">
        <w:r>
          <w:t>Si se re</w:t>
        </w:r>
      </w:ins>
      <w:ins w:id="1003" w:author="ALVARO SANCHEZ-CID ROMAN" w:date="2024-01-07T13:54:00Z">
        <w:r>
          <w:t>cupera en tiempo reanudar el partido según la regla 10.A.5</w:t>
        </w:r>
      </w:ins>
    </w:p>
    <w:p w14:paraId="3EEF01E5" w14:textId="77777777" w:rsidR="0059039D" w:rsidRDefault="0059039D" w:rsidP="003A1A08">
      <w:pPr>
        <w:rPr>
          <w:ins w:id="1004" w:author="ALVARO SANCHEZ-CID ROMAN" w:date="2024-01-07T13:55:00Z"/>
        </w:rPr>
      </w:pPr>
      <w:ins w:id="1005" w:author="ALVARO SANCHEZ-CID ROMAN" w:date="2024-01-07T13:54:00Z">
        <w:r>
          <w:t>Si el TMM se considera no</w:t>
        </w:r>
      </w:ins>
      <w:ins w:id="1006" w:author="ALVARO SANCHEZ-CID ROMAN" w:date="2024-01-07T13:55:00Z">
        <w:r>
          <w:t xml:space="preserve"> válido anunciar la sanción y reanudar el partido.</w:t>
        </w:r>
      </w:ins>
    </w:p>
    <w:p w14:paraId="3A5A50D6" w14:textId="284A215F" w:rsidR="003A1A08" w:rsidRPr="00705677" w:rsidRDefault="00327932" w:rsidP="003A1A08">
      <w:ins w:id="1007" w:author="ALVARO SANCHEZ-CID ROMAN" w:date="2024-01-07T13:49:00Z">
        <w:r>
          <w:t xml:space="preserve"> </w:t>
        </w:r>
      </w:ins>
    </w:p>
    <w:p w14:paraId="18B7591B" w14:textId="6B667EC7" w:rsidR="00F634ED" w:rsidDel="00705677" w:rsidRDefault="00000000" w:rsidP="00705677">
      <w:pPr>
        <w:pStyle w:val="Prrafodelista"/>
        <w:spacing w:line="444" w:lineRule="auto"/>
        <w:ind w:left="851" w:right="876" w:hanging="425"/>
        <w:rPr>
          <w:del w:id="1008" w:author="ALVARO SANCHEZ-CID ROMAN" w:date="2024-01-07T13:26:00Z"/>
        </w:rPr>
      </w:pPr>
      <w:r w:rsidRPr="001F0AF9">
        <w:rPr>
          <w:b/>
          <w:bCs/>
        </w:rPr>
        <w:t xml:space="preserve">a </w:t>
      </w:r>
      <w:r w:rsidRPr="001F0AF9">
        <w:tab/>
      </w:r>
      <w:del w:id="1009" w:author="ALVARO SANCHEZ-CID ROMAN" w:date="2024-01-07T13:26:00Z">
        <w:r w:rsidRPr="001F0AF9" w:rsidDel="00705677">
          <w:delText>Cuando el Juez de Silla decide llamar al fisioterapeuta,</w:delText>
        </w:r>
        <w:r w:rsidDel="00705677">
          <w:delText xml:space="preserve"> deberá anunciar: </w:delText>
        </w:r>
      </w:del>
    </w:p>
    <w:p w14:paraId="4CE20E4B" w14:textId="74991250" w:rsidR="00F634ED" w:rsidDel="00705677" w:rsidRDefault="00000000" w:rsidP="00705677">
      <w:pPr>
        <w:ind w:right="107"/>
        <w:rPr>
          <w:del w:id="1010" w:author="ALVARO SANCHEZ-CID ROMAN" w:date="2024-01-07T13:26:00Z"/>
        </w:rPr>
      </w:pPr>
      <w:del w:id="1011" w:author="ALVARO SANCHEZ-CID ROMAN" w:date="2024-01-07T13:26:00Z">
        <w:r w:rsidDel="00705677">
          <w:delText xml:space="preserve">“El fisioterapeuta ha sido llamado a la pista” </w:delText>
        </w:r>
      </w:del>
    </w:p>
    <w:p w14:paraId="174B278B" w14:textId="21B6F58B" w:rsidR="00F634ED" w:rsidDel="00705677" w:rsidRDefault="00000000" w:rsidP="00705677">
      <w:pPr>
        <w:spacing w:after="0" w:line="259" w:lineRule="auto"/>
        <w:ind w:left="0" w:firstLine="0"/>
        <w:jc w:val="left"/>
        <w:rPr>
          <w:del w:id="1012" w:author="ALVARO SANCHEZ-CID ROMAN" w:date="2024-01-07T13:26:00Z"/>
        </w:rPr>
      </w:pPr>
      <w:del w:id="1013" w:author="ALVARO SANCHEZ-CID ROMAN" w:date="2024-01-07T13:26:00Z">
        <w:r w:rsidDel="00705677">
          <w:rPr>
            <w:sz w:val="26"/>
          </w:rPr>
          <w:delText xml:space="preserve"> </w:delText>
        </w:r>
      </w:del>
    </w:p>
    <w:p w14:paraId="3938C03C" w14:textId="2D9ACC30" w:rsidR="00F634ED" w:rsidRPr="0026017D" w:rsidDel="00705677" w:rsidRDefault="0026017D" w:rsidP="00705677">
      <w:pPr>
        <w:pStyle w:val="Prrafodelista"/>
        <w:spacing w:line="444" w:lineRule="auto"/>
        <w:ind w:left="851" w:right="876" w:hanging="425"/>
        <w:rPr>
          <w:del w:id="1014" w:author="ALVARO SANCHEZ-CID ROMAN" w:date="2024-01-07T13:26:00Z"/>
          <w:b/>
          <w:bCs/>
        </w:rPr>
      </w:pPr>
      <w:del w:id="1015" w:author="ALVARO SANCHEZ-CID ROMAN" w:date="2024-01-07T13:26:00Z">
        <w:r w:rsidRPr="0026017D" w:rsidDel="00705677">
          <w:rPr>
            <w:b/>
            <w:bCs/>
          </w:rPr>
          <w:delText xml:space="preserve">b   </w:delText>
        </w:r>
        <w:r w:rsidDel="00705677">
          <w:rPr>
            <w:b/>
            <w:bCs/>
          </w:rPr>
          <w:delText xml:space="preserve">  </w:delText>
        </w:r>
        <w:r w:rsidRPr="0026017D" w:rsidDel="00705677">
          <w:delText>Cuando el Tiempo Muerto Médico sea autorizado, anunciará:</w:delText>
        </w:r>
        <w:r w:rsidRPr="0026017D" w:rsidDel="00705677">
          <w:rPr>
            <w:b/>
            <w:bCs/>
          </w:rPr>
          <w:delText xml:space="preserve"> </w:delText>
        </w:r>
      </w:del>
    </w:p>
    <w:p w14:paraId="5133953D" w14:textId="32DD665C" w:rsidR="00F634ED" w:rsidDel="00705677" w:rsidRDefault="00000000" w:rsidP="00705677">
      <w:pPr>
        <w:ind w:right="107"/>
        <w:rPr>
          <w:del w:id="1016" w:author="ALVARO SANCHEZ-CID ROMAN" w:date="2024-01-07T13:26:00Z"/>
        </w:rPr>
      </w:pPr>
      <w:del w:id="1017" w:author="ALVARO SANCHEZ-CID ROMAN" w:date="2024-01-07T13:26:00Z">
        <w:r w:rsidDel="00705677">
          <w:lastRenderedPageBreak/>
          <w:delText xml:space="preserve">“__________ está recibiendo un Tiempo Muerto Médico” </w:delText>
        </w:r>
      </w:del>
    </w:p>
    <w:p w14:paraId="42F11E06" w14:textId="6302AC93" w:rsidR="00F634ED" w:rsidDel="00705677" w:rsidRDefault="00000000" w:rsidP="00705677">
      <w:pPr>
        <w:spacing w:after="0" w:line="259" w:lineRule="auto"/>
        <w:ind w:left="0" w:firstLine="0"/>
        <w:jc w:val="left"/>
        <w:rPr>
          <w:del w:id="1018" w:author="ALVARO SANCHEZ-CID ROMAN" w:date="2024-01-07T13:26:00Z"/>
        </w:rPr>
      </w:pPr>
      <w:del w:id="1019" w:author="ALVARO SANCHEZ-CID ROMAN" w:date="2024-01-07T13:26:00Z">
        <w:r w:rsidDel="00705677">
          <w:rPr>
            <w:sz w:val="26"/>
          </w:rPr>
          <w:delText xml:space="preserve"> </w:delText>
        </w:r>
      </w:del>
    </w:p>
    <w:p w14:paraId="3719B65B" w14:textId="1676865D" w:rsidR="00F634ED" w:rsidDel="00705677" w:rsidRDefault="0026017D" w:rsidP="00705677">
      <w:pPr>
        <w:spacing w:after="28"/>
        <w:ind w:right="107" w:hanging="426"/>
        <w:rPr>
          <w:del w:id="1020" w:author="ALVARO SANCHEZ-CID ROMAN" w:date="2024-01-07T13:26:00Z"/>
        </w:rPr>
      </w:pPr>
      <w:del w:id="1021" w:author="ALVARO SANCHEZ-CID ROMAN" w:date="2024-01-07T13:26:00Z">
        <w:r w:rsidRPr="0026017D" w:rsidDel="00705677">
          <w:rPr>
            <w:b/>
            <w:bCs/>
          </w:rPr>
          <w:delText xml:space="preserve">c    </w:delText>
        </w:r>
        <w:r w:rsidRPr="0026017D" w:rsidDel="00705677">
          <w:delText>A fin de mantener informados al oponente y al fisioterapeuta del tiempo restante durante</w:delText>
        </w:r>
        <w:r w:rsidDel="00705677">
          <w:delText xml:space="preserve"> dicho tiempo muerto, deberá comunicarles (sin efectuar anuncio público): </w:delText>
        </w:r>
      </w:del>
    </w:p>
    <w:p w14:paraId="7075834B" w14:textId="07913664" w:rsidR="00F634ED" w:rsidDel="00705677" w:rsidRDefault="00000000" w:rsidP="00705677">
      <w:pPr>
        <w:ind w:left="1702" w:right="107"/>
        <w:rPr>
          <w:del w:id="1022" w:author="ALVARO SANCHEZ-CID ROMAN" w:date="2024-01-07T13:26:00Z"/>
        </w:rPr>
      </w:pPr>
      <w:del w:id="1023" w:author="ALVARO SANCHEZ-CID ROMAN" w:date="2024-01-07T13:26:00Z">
        <w:r w:rsidDel="00705677">
          <w:delText xml:space="preserve">“Dos minutos” </w:delText>
        </w:r>
      </w:del>
    </w:p>
    <w:p w14:paraId="673AC3F6" w14:textId="0312471C" w:rsidR="00F634ED" w:rsidDel="00705677" w:rsidRDefault="00000000" w:rsidP="00705677">
      <w:pPr>
        <w:spacing w:after="33"/>
        <w:ind w:left="1702" w:right="107"/>
        <w:rPr>
          <w:del w:id="1024" w:author="ALVARO SANCHEZ-CID ROMAN" w:date="2024-01-07T13:26:00Z"/>
        </w:rPr>
      </w:pPr>
      <w:del w:id="1025" w:author="ALVARO SANCHEZ-CID ROMAN" w:date="2024-01-07T13:26:00Z">
        <w:r w:rsidDel="00705677">
          <w:delText xml:space="preserve">“Un minuto” </w:delText>
        </w:r>
      </w:del>
    </w:p>
    <w:p w14:paraId="547CADFA" w14:textId="556D0690" w:rsidR="00F634ED" w:rsidDel="00705677" w:rsidRDefault="00000000" w:rsidP="00705677">
      <w:pPr>
        <w:ind w:left="1702" w:right="107"/>
        <w:rPr>
          <w:del w:id="1026" w:author="ALVARO SANCHEZ-CID ROMAN" w:date="2024-01-07T13:26:00Z"/>
        </w:rPr>
      </w:pPr>
      <w:del w:id="1027" w:author="ALVARO SANCHEZ-CID ROMAN" w:date="2024-01-07T13:26:00Z">
        <w:r w:rsidDel="00705677">
          <w:delText xml:space="preserve">“30 segundos” </w:delText>
        </w:r>
      </w:del>
    </w:p>
    <w:p w14:paraId="4E2B2217" w14:textId="1BE22200" w:rsidR="00F634ED" w:rsidDel="00705677" w:rsidRDefault="00000000" w:rsidP="00705677">
      <w:pPr>
        <w:ind w:left="1702" w:right="107"/>
        <w:rPr>
          <w:del w:id="1028" w:author="ALVARO SANCHEZ-CID ROMAN" w:date="2024-01-07T13:26:00Z"/>
        </w:rPr>
      </w:pPr>
      <w:del w:id="1029" w:author="ALVARO SANCHEZ-CID ROMAN" w:date="2024-01-07T13:26:00Z">
        <w:r w:rsidDel="00705677">
          <w:delText xml:space="preserve">“Tratamiento finalizado” </w:delText>
        </w:r>
      </w:del>
    </w:p>
    <w:p w14:paraId="67C7B720" w14:textId="07734D4E" w:rsidR="00F634ED" w:rsidDel="00705677" w:rsidRDefault="00000000" w:rsidP="00705677">
      <w:pPr>
        <w:spacing w:after="0" w:line="259" w:lineRule="auto"/>
        <w:ind w:left="0" w:firstLine="0"/>
        <w:jc w:val="left"/>
        <w:rPr>
          <w:del w:id="1030" w:author="ALVARO SANCHEZ-CID ROMAN" w:date="2024-01-07T13:26:00Z"/>
        </w:rPr>
      </w:pPr>
      <w:del w:id="1031" w:author="ALVARO SANCHEZ-CID ROMAN" w:date="2024-01-07T13:26:00Z">
        <w:r w:rsidDel="00705677">
          <w:rPr>
            <w:sz w:val="26"/>
          </w:rPr>
          <w:delText xml:space="preserve"> </w:delText>
        </w:r>
      </w:del>
    </w:p>
    <w:p w14:paraId="175E99D1" w14:textId="413D10EC" w:rsidR="0026017D" w:rsidDel="00705677" w:rsidRDefault="0026017D" w:rsidP="00705677">
      <w:pPr>
        <w:ind w:right="107" w:hanging="426"/>
        <w:rPr>
          <w:del w:id="1032" w:author="ALVARO SANCHEZ-CID ROMAN" w:date="2024-01-07T13:26:00Z"/>
        </w:rPr>
      </w:pPr>
      <w:del w:id="1033" w:author="ALVARO SANCHEZ-CID ROMAN" w:date="2024-01-07T13:26:00Z">
        <w:r w:rsidRPr="0026017D" w:rsidDel="00705677">
          <w:rPr>
            <w:b/>
            <w:bCs/>
          </w:rPr>
          <w:delText xml:space="preserve">d   </w:delText>
        </w:r>
        <w:r w:rsidRPr="0026017D" w:rsidDel="00705677">
          <w:delText>Tras anunciar “Tratamiento finalizado” si es necesario, debería dársele al Jugador el tiempo</w:delText>
        </w:r>
        <w:r w:rsidDel="00705677">
          <w:delText xml:space="preserve"> requerido para ponerse los elementos necesarios antes de anunciar “Tiempo”. Si el juego no es reanudado después de haber transcurrido treinta (30) segundos tras el anuncio “Tiempo”, dicho retraso será penalizado en concordancia con el Código de Conducta. </w:delText>
        </w:r>
      </w:del>
    </w:p>
    <w:p w14:paraId="5CFE9177" w14:textId="5EBEFD75" w:rsidR="0026017D" w:rsidDel="00705677" w:rsidRDefault="0026017D" w:rsidP="00705677">
      <w:pPr>
        <w:ind w:right="107" w:hanging="426"/>
        <w:rPr>
          <w:del w:id="1034" w:author="ALVARO SANCHEZ-CID ROMAN" w:date="2024-01-07T13:26:00Z"/>
        </w:rPr>
      </w:pPr>
    </w:p>
    <w:p w14:paraId="137F587B" w14:textId="4E0FE0C0" w:rsidR="00F634ED" w:rsidDel="00705677" w:rsidRDefault="0026017D" w:rsidP="00705677">
      <w:pPr>
        <w:ind w:right="107" w:hanging="426"/>
        <w:rPr>
          <w:del w:id="1035" w:author="ALVARO SANCHEZ-CID ROMAN" w:date="2024-01-07T13:26:00Z"/>
        </w:rPr>
      </w:pPr>
      <w:del w:id="1036" w:author="ALVARO SANCHEZ-CID ROMAN" w:date="2024-01-07T13:26:00Z">
        <w:r w:rsidRPr="0026017D" w:rsidDel="00705677">
          <w:rPr>
            <w:b/>
            <w:bCs/>
          </w:rPr>
          <w:delText>e</w:delText>
        </w:r>
        <w:r w:rsidDel="00705677">
          <w:delText xml:space="preserve">    Si el tiempo muerto es efectuado en un cambio de lado o descanso entre sets, dicho tiempo muerto deberá añadirse al tiempo permitido para tales descansos. </w:delText>
        </w:r>
      </w:del>
    </w:p>
    <w:p w14:paraId="17721CC9" w14:textId="48B0612B" w:rsidR="00F634ED" w:rsidDel="00705677" w:rsidRDefault="00000000" w:rsidP="00705677">
      <w:pPr>
        <w:spacing w:after="0" w:line="259" w:lineRule="auto"/>
        <w:ind w:left="0" w:firstLine="0"/>
        <w:jc w:val="left"/>
        <w:rPr>
          <w:del w:id="1037" w:author="ALVARO SANCHEZ-CID ROMAN" w:date="2024-01-07T13:26:00Z"/>
        </w:rPr>
      </w:pPr>
      <w:del w:id="1038" w:author="ALVARO SANCHEZ-CID ROMAN" w:date="2024-01-07T13:26:00Z">
        <w:r w:rsidDel="00705677">
          <w:rPr>
            <w:sz w:val="26"/>
          </w:rPr>
          <w:delText xml:space="preserve"> </w:delText>
        </w:r>
      </w:del>
    </w:p>
    <w:p w14:paraId="0FC7040B" w14:textId="4ED95C9A" w:rsidR="00F634ED" w:rsidDel="00705677" w:rsidRDefault="0026017D" w:rsidP="00705677">
      <w:pPr>
        <w:ind w:right="107" w:hanging="426"/>
        <w:rPr>
          <w:del w:id="1039" w:author="ALVARO SANCHEZ-CID ROMAN" w:date="2024-01-07T13:26:00Z"/>
        </w:rPr>
      </w:pPr>
      <w:del w:id="1040" w:author="ALVARO SANCHEZ-CID ROMAN" w:date="2024-01-07T13:26:00Z">
        <w:r w:rsidRPr="0026017D" w:rsidDel="00705677">
          <w:rPr>
            <w:b/>
            <w:bCs/>
          </w:rPr>
          <w:delText>f</w:delText>
        </w:r>
        <w:r w:rsidDel="00705677">
          <w:delText xml:space="preserve">   En caso de que el Jugador decida ceder puntos/juegos para poder recibir tratamiento por calambres, el Juez de Silla anunciará “El Sr/Sra ______ está solicitando tratamiento médico inmediato por calambres. Las reglas permiten dicho tratamiento únicamente en descansos entre sets o cambios de lado, y en consecuencia ha cedido todos los puntos y juegos hasta el siguiente descanso entre sets o cambio de lado”.</w:delText>
        </w:r>
        <w:r w:rsidDel="00705677">
          <w:rPr>
            <w:color w:val="FF0000"/>
          </w:rPr>
          <w:delText xml:space="preserve"> </w:delText>
        </w:r>
      </w:del>
    </w:p>
    <w:p w14:paraId="60F2D63D" w14:textId="556DBDFD" w:rsidR="00F634ED" w:rsidDel="00705677" w:rsidRDefault="00000000" w:rsidP="00705677">
      <w:pPr>
        <w:spacing w:after="0" w:line="259" w:lineRule="auto"/>
        <w:ind w:firstLine="0"/>
        <w:jc w:val="left"/>
        <w:rPr>
          <w:del w:id="1041" w:author="ALVARO SANCHEZ-CID ROMAN" w:date="2024-01-07T13:26:00Z"/>
        </w:rPr>
      </w:pPr>
      <w:del w:id="1042" w:author="ALVARO SANCHEZ-CID ROMAN" w:date="2024-01-07T13:26:00Z">
        <w:r w:rsidDel="00705677">
          <w:delText xml:space="preserve"> </w:delText>
        </w:r>
      </w:del>
    </w:p>
    <w:p w14:paraId="5F11BD7F" w14:textId="747BCC3B" w:rsidR="00F634ED" w:rsidRDefault="0026017D" w:rsidP="00705677">
      <w:pPr>
        <w:ind w:right="107" w:hanging="426"/>
      </w:pPr>
      <w:del w:id="1043" w:author="ALVARO SANCHEZ-CID ROMAN" w:date="2024-01-07T13:26:00Z">
        <w:r w:rsidRPr="0026017D" w:rsidDel="00705677">
          <w:rPr>
            <w:b/>
            <w:bCs/>
          </w:rPr>
          <w:delText>g</w:delText>
        </w:r>
        <w:r w:rsidDel="00705677">
          <w:delText xml:space="preserve">    En el Apéndice C se pueden encontrar los Procedimientos a utilizar en los Tiempos Muertos Médicos por Jueces de Silla y Fisioterapeutas.</w:delText>
        </w:r>
      </w:del>
      <w:r>
        <w:t xml:space="preserve"> </w:t>
      </w:r>
    </w:p>
    <w:p w14:paraId="469F9B16" w14:textId="77777777" w:rsidR="00F634ED" w:rsidRDefault="00000000">
      <w:pPr>
        <w:spacing w:after="12" w:line="259" w:lineRule="auto"/>
        <w:ind w:firstLine="0"/>
        <w:jc w:val="left"/>
      </w:pPr>
      <w:r>
        <w:t xml:space="preserve"> </w:t>
      </w:r>
    </w:p>
    <w:p w14:paraId="740D6EAF" w14:textId="77777777" w:rsidR="00F634ED" w:rsidRDefault="00000000">
      <w:pPr>
        <w:pStyle w:val="Ttulo2"/>
        <w:spacing w:after="197"/>
        <w:ind w:right="174"/>
      </w:pPr>
      <w:r>
        <w:rPr>
          <w:b w:val="0"/>
          <w:sz w:val="13"/>
        </w:rPr>
        <w:t xml:space="preserve"> </w:t>
      </w:r>
      <w:proofErr w:type="gramStart"/>
      <w:r>
        <w:t>H  CANTOS</w:t>
      </w:r>
      <w:proofErr w:type="gramEnd"/>
      <w:r>
        <w:rPr>
          <w:b w:val="0"/>
        </w:rPr>
        <w:t xml:space="preserve"> </w:t>
      </w:r>
    </w:p>
    <w:p w14:paraId="5D29097E" w14:textId="77777777" w:rsidR="0026017D" w:rsidRDefault="00000000">
      <w:pPr>
        <w:spacing w:after="4" w:line="235" w:lineRule="auto"/>
        <w:ind w:left="106" w:right="173" w:hanging="8"/>
        <w:jc w:val="left"/>
      </w:pPr>
      <w:r>
        <w:t xml:space="preserve">Los cantos verbales de los Jueces en pista deberán efectuase de manera alta y clara como se indica a continuación: </w:t>
      </w:r>
    </w:p>
    <w:p w14:paraId="425C2BA8" w14:textId="75197907" w:rsidR="00F634ED" w:rsidRDefault="00000000">
      <w:pPr>
        <w:spacing w:after="4" w:line="235" w:lineRule="auto"/>
        <w:ind w:left="106" w:right="173" w:hanging="8"/>
        <w:jc w:val="left"/>
      </w:pPr>
      <w:r>
        <w:rPr>
          <w:b/>
        </w:rPr>
        <w:t xml:space="preserve">1 </w:t>
      </w:r>
      <w:proofErr w:type="gramStart"/>
      <w:r>
        <w:rPr>
          <w:b/>
        </w:rPr>
        <w:t xml:space="preserve">   “</w:t>
      </w:r>
      <w:commentRangeStart w:id="1044"/>
      <w:proofErr w:type="spellStart"/>
      <w:proofErr w:type="gramEnd"/>
      <w:r>
        <w:rPr>
          <w:b/>
        </w:rPr>
        <w:t>Fault</w:t>
      </w:r>
      <w:commentRangeEnd w:id="1044"/>
      <w:proofErr w:type="spellEnd"/>
      <w:r w:rsidR="00A679BA">
        <w:rPr>
          <w:rStyle w:val="Refdecomentario"/>
        </w:rPr>
        <w:commentReference w:id="1044"/>
      </w:r>
      <w:ins w:id="1045" w:author="ALVARO SANCHEZ-CID ROMAN" w:date="2024-01-07T13:58:00Z">
        <w:r w:rsidR="0059039D">
          <w:rPr>
            <w:b/>
          </w:rPr>
          <w:t xml:space="preserve">, </w:t>
        </w:r>
      </w:ins>
      <w:ins w:id="1046" w:author="ALVARO SANCHEZ-CID ROMAN" w:date="2024-01-07T14:00:00Z">
        <w:r w:rsidR="0059039D">
          <w:rPr>
            <w:b/>
          </w:rPr>
          <w:t>falta de servicio</w:t>
        </w:r>
      </w:ins>
      <w:r>
        <w:rPr>
          <w:b/>
        </w:rPr>
        <w:t>”</w:t>
      </w:r>
      <w:r>
        <w:t xml:space="preserve"> </w:t>
      </w:r>
    </w:p>
    <w:p w14:paraId="0CB3E9F7" w14:textId="77777777" w:rsidR="0059039D" w:rsidRDefault="00000000" w:rsidP="0059039D">
      <w:pPr>
        <w:spacing w:after="32"/>
        <w:ind w:left="512" w:right="107"/>
        <w:rPr>
          <w:ins w:id="1047" w:author="ALVARO SANCHEZ-CID ROMAN" w:date="2024-01-07T14:00:00Z"/>
        </w:rPr>
      </w:pPr>
      <w:r>
        <w:t xml:space="preserve">En caso de que el </w:t>
      </w:r>
      <w:ins w:id="1048" w:author="ALVARO SANCHEZ-CID ROMAN" w:date="2024-01-07T14:00:00Z">
        <w:r w:rsidR="0059039D">
          <w:t xml:space="preserve">servicio sea falta, dar explicación adicional </w:t>
        </w:r>
        <w:proofErr w:type="gramStart"/>
        <w:r w:rsidR="0059039D">
          <w:t>de acuerdo a</w:t>
        </w:r>
        <w:proofErr w:type="gramEnd"/>
        <w:r w:rsidR="0059039D">
          <w:t>:</w:t>
        </w:r>
      </w:ins>
    </w:p>
    <w:p w14:paraId="6AE92A54" w14:textId="1F8CAE82" w:rsidR="00F43F78" w:rsidRDefault="00F43F78" w:rsidP="0059039D">
      <w:pPr>
        <w:spacing w:after="32"/>
        <w:ind w:left="993" w:right="107"/>
        <w:rPr>
          <w:ins w:id="1049" w:author="ALVARO SANCHEZ-CID ROMAN" w:date="2024-01-07T14:04:00Z"/>
        </w:rPr>
      </w:pPr>
      <w:ins w:id="1050" w:author="ALVARO SANCHEZ-CID ROMAN" w:date="2024-01-07T14:04:00Z">
        <w:r>
          <w:t>“Se ha proporcionado giro (spin) a la pelota”</w:t>
        </w:r>
      </w:ins>
    </w:p>
    <w:p w14:paraId="52DF9748" w14:textId="72AEBAA5" w:rsidR="00F43F78" w:rsidRDefault="00F43F78" w:rsidP="0059039D">
      <w:pPr>
        <w:spacing w:after="32"/>
        <w:ind w:left="993" w:right="107"/>
        <w:rPr>
          <w:ins w:id="1051" w:author="ALVARO SANCHEZ-CID ROMAN" w:date="2024-01-07T14:06:00Z"/>
        </w:rPr>
      </w:pPr>
      <w:ins w:id="1052" w:author="ALVARO SANCHEZ-CID ROMAN" w:date="2024-01-07T14:04:00Z">
        <w:r>
          <w:t>“</w:t>
        </w:r>
      </w:ins>
      <w:ins w:id="1053" w:author="ALVARO SANCHEZ-CID ROMAN" w:date="2024-01-07T14:05:00Z">
        <w:r>
          <w:t>….</w:t>
        </w:r>
      </w:ins>
    </w:p>
    <w:p w14:paraId="08D66584" w14:textId="490816EF" w:rsidR="00F43F78" w:rsidRDefault="00F43F78" w:rsidP="00F43F78">
      <w:pPr>
        <w:spacing w:after="32"/>
        <w:ind w:left="567" w:right="107"/>
        <w:rPr>
          <w:ins w:id="1054" w:author="ALVARO SANCHEZ-CID ROMAN" w:date="2024-01-07T14:00:00Z"/>
        </w:rPr>
      </w:pPr>
      <w:ins w:id="1055" w:author="ALVARO SANCHEZ-CID ROMAN" w:date="2024-01-07T14:06:00Z">
        <w:r>
          <w:t>Las líneas la</w:t>
        </w:r>
      </w:ins>
      <w:ins w:id="1056" w:author="ALVARO SANCHEZ-CID ROMAN" w:date="2024-01-07T14:07:00Z">
        <w:r>
          <w:t>s cantan los jugadores o los Jueces de Línea y el Juez de Pista solo puede pronunciarse en apelación.</w:t>
        </w:r>
      </w:ins>
    </w:p>
    <w:p w14:paraId="65039E13" w14:textId="6389CEFD" w:rsidR="00F634ED" w:rsidDel="0059039D" w:rsidRDefault="00000000" w:rsidP="0059039D">
      <w:pPr>
        <w:spacing w:after="32"/>
        <w:ind w:left="512" w:right="107"/>
        <w:rPr>
          <w:del w:id="1057" w:author="ALVARO SANCHEZ-CID ROMAN" w:date="2024-01-07T14:01:00Z"/>
        </w:rPr>
      </w:pPr>
      <w:del w:id="1058" w:author="ALVARO SANCHEZ-CID ROMAN" w:date="2024-01-07T14:01:00Z">
        <w:r w:rsidDel="0059039D">
          <w:delText xml:space="preserve">primer o segundo servicios boten fuera del área de servicio. Nunca cantar </w:delText>
        </w:r>
      </w:del>
    </w:p>
    <w:p w14:paraId="56D43B22" w14:textId="207B36E2" w:rsidR="00F634ED" w:rsidDel="0059039D" w:rsidRDefault="00000000" w:rsidP="0059039D">
      <w:pPr>
        <w:spacing w:after="32"/>
        <w:ind w:left="512" w:right="107"/>
        <w:rPr>
          <w:del w:id="1059" w:author="ALVARO SANCHEZ-CID ROMAN" w:date="2024-01-07T14:01:00Z"/>
        </w:rPr>
      </w:pPr>
      <w:del w:id="1060" w:author="ALVARO SANCHEZ-CID ROMAN" w:date="2024-01-07T14:01:00Z">
        <w:r w:rsidDel="0059039D">
          <w:delText xml:space="preserve">“Doble falta” tras un segundo servicio fallado. </w:delText>
        </w:r>
      </w:del>
    </w:p>
    <w:p w14:paraId="26ED6756" w14:textId="31F5435C" w:rsidR="00F634ED" w:rsidRDefault="00000000">
      <w:pPr>
        <w:spacing w:after="1" w:line="259" w:lineRule="auto"/>
        <w:ind w:left="0" w:firstLine="0"/>
        <w:jc w:val="left"/>
      </w:pPr>
      <w:del w:id="1061" w:author="ALVARO SANCHEZ-CID ROMAN" w:date="2024-01-07T14:01:00Z">
        <w:r w:rsidDel="0059039D">
          <w:rPr>
            <w:sz w:val="26"/>
          </w:rPr>
          <w:delText xml:space="preserve"> </w:delText>
        </w:r>
      </w:del>
    </w:p>
    <w:p w14:paraId="7CA21BDD" w14:textId="77777777" w:rsidR="00F634ED" w:rsidRDefault="00000000">
      <w:pPr>
        <w:pStyle w:val="Ttulo2"/>
        <w:ind w:left="137" w:right="174"/>
      </w:pPr>
      <w:r>
        <w:t xml:space="preserve">2 </w:t>
      </w:r>
      <w:proofErr w:type="gramStart"/>
      <w:r>
        <w:t xml:space="preserve">   “</w:t>
      </w:r>
      <w:proofErr w:type="spellStart"/>
      <w:proofErr w:type="gramEnd"/>
      <w:r>
        <w:t>Out</w:t>
      </w:r>
      <w:proofErr w:type="spellEnd"/>
      <w:r>
        <w:t>”</w:t>
      </w:r>
      <w:r>
        <w:rPr>
          <w:b w:val="0"/>
        </w:rPr>
        <w:t xml:space="preserve"> </w:t>
      </w:r>
    </w:p>
    <w:p w14:paraId="7213F461" w14:textId="2F70E1DB" w:rsidR="00F634ED" w:rsidRDefault="00000000">
      <w:pPr>
        <w:ind w:left="512" w:right="107"/>
      </w:pPr>
      <w:r>
        <w:t xml:space="preserve">En caso de que una devolución golpee el suelo, un accesorio permanente u otro objeto fuera de la pista. </w:t>
      </w:r>
      <w:commentRangeStart w:id="1062"/>
      <w:del w:id="1063" w:author="ALVARO SANCHEZ-CID ROMAN" w:date="2024-01-07T14:09:00Z">
        <w:r w:rsidDel="00F43F78">
          <w:delText xml:space="preserve">Nunca </w:delText>
        </w:r>
      </w:del>
      <w:r>
        <w:t>cantar “Larga”, “Ancha”, “Casi”, o cosas parecidas</w:t>
      </w:r>
      <w:commentRangeEnd w:id="1062"/>
      <w:r w:rsidR="00F43F78">
        <w:rPr>
          <w:rStyle w:val="Refdecomentario"/>
        </w:rPr>
        <w:commentReference w:id="1062"/>
      </w:r>
      <w:r>
        <w:t xml:space="preserve">. </w:t>
      </w:r>
    </w:p>
    <w:p w14:paraId="02931A43" w14:textId="77777777" w:rsidR="00F634ED" w:rsidRDefault="00000000">
      <w:pPr>
        <w:spacing w:after="0" w:line="259" w:lineRule="auto"/>
        <w:ind w:left="0" w:firstLine="0"/>
        <w:jc w:val="left"/>
      </w:pPr>
      <w:r>
        <w:rPr>
          <w:sz w:val="26"/>
        </w:rPr>
        <w:t xml:space="preserve"> </w:t>
      </w:r>
    </w:p>
    <w:p w14:paraId="60633AE7" w14:textId="6A58DC37" w:rsidR="00F634ED" w:rsidDel="00F43F78" w:rsidRDefault="00000000">
      <w:pPr>
        <w:numPr>
          <w:ilvl w:val="0"/>
          <w:numId w:val="20"/>
        </w:numPr>
        <w:spacing w:after="3" w:line="259" w:lineRule="auto"/>
        <w:ind w:right="174" w:hanging="360"/>
        <w:rPr>
          <w:del w:id="1064" w:author="ALVARO SANCHEZ-CID ROMAN" w:date="2024-01-07T14:09:00Z"/>
        </w:rPr>
      </w:pPr>
      <w:del w:id="1065" w:author="ALVARO SANCHEZ-CID ROMAN" w:date="2024-01-07T14:09:00Z">
        <w:r w:rsidDel="00F43F78">
          <w:rPr>
            <w:b/>
          </w:rPr>
          <w:delText>“Net”</w:delText>
        </w:r>
        <w:r w:rsidDel="00F43F78">
          <w:delText xml:space="preserve"> </w:delText>
        </w:r>
      </w:del>
    </w:p>
    <w:p w14:paraId="59D7A375" w14:textId="52D7B0CB" w:rsidR="00F634ED" w:rsidDel="00F43F78" w:rsidRDefault="00000000">
      <w:pPr>
        <w:ind w:left="512" w:right="107"/>
        <w:rPr>
          <w:del w:id="1066" w:author="ALVARO SANCHEZ-CID ROMAN" w:date="2024-01-07T14:09:00Z"/>
        </w:rPr>
      </w:pPr>
      <w:del w:id="1067" w:author="ALVARO SANCHEZ-CID ROMAN" w:date="2024-01-07T14:09:00Z">
        <w:r w:rsidDel="00F43F78">
          <w:delText xml:space="preserve">Si un servicio toca la parte superior de la red y pasa al otro lado. </w:delText>
        </w:r>
      </w:del>
    </w:p>
    <w:p w14:paraId="40A6B3CB" w14:textId="37A64B2A" w:rsidR="00F634ED" w:rsidRDefault="00000000">
      <w:pPr>
        <w:spacing w:after="1" w:line="259" w:lineRule="auto"/>
        <w:ind w:left="0" w:firstLine="0"/>
        <w:jc w:val="left"/>
      </w:pPr>
      <w:del w:id="1068" w:author="ALVARO SANCHEZ-CID ROMAN" w:date="2024-01-07T14:09:00Z">
        <w:r w:rsidDel="00F43F78">
          <w:rPr>
            <w:sz w:val="26"/>
          </w:rPr>
          <w:delText xml:space="preserve"> </w:delText>
        </w:r>
      </w:del>
    </w:p>
    <w:p w14:paraId="564C48FD" w14:textId="290B43E8" w:rsidR="00F634ED" w:rsidRDefault="00000000">
      <w:pPr>
        <w:numPr>
          <w:ilvl w:val="0"/>
          <w:numId w:val="20"/>
        </w:numPr>
        <w:spacing w:after="3" w:line="259" w:lineRule="auto"/>
        <w:ind w:right="174" w:hanging="360"/>
      </w:pPr>
      <w:r>
        <w:rPr>
          <w:b/>
        </w:rPr>
        <w:t>“</w:t>
      </w:r>
      <w:proofErr w:type="spellStart"/>
      <w:ins w:id="1069" w:author="ALVARO SANCHEZ-CID ROMAN" w:date="2024-01-07T14:10:00Z">
        <w:r w:rsidR="00F43F78">
          <w:rPr>
            <w:b/>
          </w:rPr>
          <w:t>Fault</w:t>
        </w:r>
        <w:proofErr w:type="spellEnd"/>
        <w:r w:rsidR="00F43F78">
          <w:rPr>
            <w:b/>
          </w:rPr>
          <w:t xml:space="preserve"> </w:t>
        </w:r>
      </w:ins>
      <w:del w:id="1070" w:author="ALVARO SANCHEZ-CID ROMAN" w:date="2024-01-07T14:10:00Z">
        <w:r w:rsidDel="00F43F78">
          <w:rPr>
            <w:b/>
          </w:rPr>
          <w:delText>Through</w:delText>
        </w:r>
      </w:del>
      <w:r>
        <w:rPr>
          <w:b/>
        </w:rPr>
        <w:t>”</w:t>
      </w:r>
      <w:r>
        <w:t xml:space="preserve"> </w:t>
      </w:r>
    </w:p>
    <w:p w14:paraId="4798EE5F" w14:textId="77777777" w:rsidR="00F634ED" w:rsidRDefault="00000000">
      <w:pPr>
        <w:ind w:left="512" w:right="107"/>
      </w:pPr>
      <w:r>
        <w:t xml:space="preserve">Si la pelota pasa a través de la red. </w:t>
      </w:r>
    </w:p>
    <w:p w14:paraId="50FD91E5" w14:textId="77777777" w:rsidR="00F634ED" w:rsidRDefault="00000000">
      <w:pPr>
        <w:spacing w:after="11" w:line="259" w:lineRule="auto"/>
        <w:ind w:left="512" w:firstLine="0"/>
        <w:jc w:val="left"/>
      </w:pPr>
      <w:r>
        <w:lastRenderedPageBreak/>
        <w:t xml:space="preserve"> </w:t>
      </w:r>
    </w:p>
    <w:p w14:paraId="2AD2E0CC" w14:textId="77777777" w:rsidR="00F634ED" w:rsidRDefault="00000000">
      <w:pPr>
        <w:numPr>
          <w:ilvl w:val="0"/>
          <w:numId w:val="20"/>
        </w:numPr>
        <w:spacing w:after="3" w:line="259" w:lineRule="auto"/>
        <w:ind w:right="174" w:hanging="360"/>
      </w:pPr>
      <w:r>
        <w:rPr>
          <w:b/>
        </w:rPr>
        <w:t>“</w:t>
      </w:r>
      <w:proofErr w:type="spellStart"/>
      <w:r>
        <w:rPr>
          <w:b/>
        </w:rPr>
        <w:t>Foot</w:t>
      </w:r>
      <w:proofErr w:type="spellEnd"/>
      <w:r>
        <w:rPr>
          <w:b/>
        </w:rPr>
        <w:t xml:space="preserve"> </w:t>
      </w:r>
      <w:proofErr w:type="spellStart"/>
      <w:r>
        <w:rPr>
          <w:b/>
        </w:rPr>
        <w:t>Fault</w:t>
      </w:r>
      <w:proofErr w:type="spellEnd"/>
      <w:r>
        <w:rPr>
          <w:b/>
        </w:rPr>
        <w:t>”</w:t>
      </w:r>
      <w:r>
        <w:t xml:space="preserve"> </w:t>
      </w:r>
    </w:p>
    <w:p w14:paraId="7706CD72" w14:textId="2E732120" w:rsidR="00F634ED" w:rsidRDefault="00000000">
      <w:pPr>
        <w:ind w:left="512" w:right="107"/>
      </w:pPr>
      <w:r>
        <w:t xml:space="preserve">Si un jugador infringe la Regla </w:t>
      </w:r>
      <w:del w:id="1071" w:author="ALVARO SANCHEZ-CID ROMAN" w:date="2024-01-07T14:12:00Z">
        <w:r w:rsidDel="00F43F78">
          <w:delText>18 de las Reglas del Tenis</w:delText>
        </w:r>
      </w:del>
      <w:proofErr w:type="gramStart"/>
      <w:ins w:id="1072" w:author="ALVARO SANCHEZ-CID ROMAN" w:date="2024-01-07T14:12:00Z">
        <w:r w:rsidR="00F43F78">
          <w:t>4.A.</w:t>
        </w:r>
        <w:proofErr w:type="gramEnd"/>
        <w:r w:rsidR="00F43F78">
          <w:t xml:space="preserve">4 del Reglamento de </w:t>
        </w:r>
        <w:proofErr w:type="spellStart"/>
        <w:r w:rsidR="00F43F78">
          <w:t>Pickleball</w:t>
        </w:r>
      </w:ins>
      <w:proofErr w:type="spellEnd"/>
      <w:r>
        <w:t xml:space="preserve">. </w:t>
      </w:r>
    </w:p>
    <w:p w14:paraId="5B04785D" w14:textId="77777777" w:rsidR="00F634ED" w:rsidRDefault="00000000">
      <w:pPr>
        <w:spacing w:after="0" w:line="259" w:lineRule="auto"/>
        <w:ind w:left="0" w:firstLine="0"/>
        <w:jc w:val="left"/>
      </w:pPr>
      <w:r>
        <w:rPr>
          <w:sz w:val="26"/>
        </w:rPr>
        <w:t xml:space="preserve"> </w:t>
      </w:r>
    </w:p>
    <w:p w14:paraId="558A5BA1" w14:textId="0C0AB8CE" w:rsidR="00F634ED" w:rsidRDefault="00000000">
      <w:pPr>
        <w:pStyle w:val="Ttulo2"/>
        <w:ind w:left="137" w:right="174"/>
      </w:pPr>
      <w:r>
        <w:t xml:space="preserve">6 </w:t>
      </w:r>
      <w:proofErr w:type="gramStart"/>
      <w:r>
        <w:t xml:space="preserve">   “</w:t>
      </w:r>
      <w:proofErr w:type="gramEnd"/>
      <w:ins w:id="1073" w:author="ALVARO SANCHEZ-CID ROMAN" w:date="2024-01-07T14:14:00Z">
        <w:r w:rsidR="00A679BA">
          <w:t xml:space="preserve">Replay </w:t>
        </w:r>
      </w:ins>
      <w:del w:id="1074" w:author="ALVARO SANCHEZ-CID ROMAN" w:date="2024-01-07T14:14:00Z">
        <w:r w:rsidDel="00A679BA">
          <w:delText>Let</w:delText>
        </w:r>
      </w:del>
      <w:r>
        <w:t>”</w:t>
      </w:r>
      <w:r>
        <w:rPr>
          <w:b w:val="0"/>
        </w:rPr>
        <w:t xml:space="preserve"> </w:t>
      </w:r>
    </w:p>
    <w:p w14:paraId="37EA1325" w14:textId="677C564B" w:rsidR="00F634ED" w:rsidRDefault="00000000">
      <w:pPr>
        <w:ind w:left="512" w:right="107"/>
      </w:pPr>
      <w:r>
        <w:t xml:space="preserve">Si el Juez de </w:t>
      </w:r>
      <w:ins w:id="1075" w:author="ALVARO SANCHEZ-CID ROMAN" w:date="2024-01-07T14:15:00Z">
        <w:r w:rsidR="00A679BA">
          <w:t>Pista</w:t>
        </w:r>
      </w:ins>
      <w:del w:id="1076" w:author="ALVARO SANCHEZ-CID ROMAN" w:date="2024-01-07T14:15:00Z">
        <w:r w:rsidDel="00A679BA">
          <w:delText>Sill</w:delText>
        </w:r>
      </w:del>
      <w:del w:id="1077" w:author="ALVARO SANCHEZ-CID ROMAN" w:date="2024-01-07T14:14:00Z">
        <w:r w:rsidDel="00A679BA">
          <w:delText>a</w:delText>
        </w:r>
      </w:del>
      <w:r>
        <w:t xml:space="preserve"> determina que un punto o un servicio deberían ser repetidos bajo lo dispuesto en las Reglas</w:t>
      </w:r>
      <w:ins w:id="1078" w:author="ALVARO SANCHEZ-CID ROMAN" w:date="2024-01-07T14:15:00Z">
        <w:r w:rsidR="00A679BA">
          <w:t xml:space="preserve"> del </w:t>
        </w:r>
        <w:commentRangeStart w:id="1079"/>
        <w:proofErr w:type="spellStart"/>
        <w:r w:rsidR="00A679BA">
          <w:t>Pickleball</w:t>
        </w:r>
      </w:ins>
      <w:commentRangeEnd w:id="1079"/>
      <w:proofErr w:type="spellEnd"/>
      <w:ins w:id="1080" w:author="ALVARO SANCHEZ-CID ROMAN" w:date="2024-01-07T14:17:00Z">
        <w:r w:rsidR="00A679BA">
          <w:rPr>
            <w:rStyle w:val="Refdecomentario"/>
          </w:rPr>
          <w:commentReference w:id="1079"/>
        </w:r>
      </w:ins>
      <w:ins w:id="1081" w:author="ALVARO SANCHEZ-CID ROMAN" w:date="2024-01-07T14:15:00Z">
        <w:r w:rsidR="00A679BA">
          <w:t>.</w:t>
        </w:r>
      </w:ins>
      <w:r>
        <w:t xml:space="preserve"> </w:t>
      </w:r>
      <w:del w:id="1082" w:author="ALVARO SANCHEZ-CID ROMAN" w:date="2024-01-07T14:15:00Z">
        <w:r w:rsidDel="00A679BA">
          <w:delText xml:space="preserve">22 y 23 de las Reglas del Tenis. </w:delText>
        </w:r>
      </w:del>
    </w:p>
    <w:p w14:paraId="29ED3C3F" w14:textId="77777777" w:rsidR="00F634ED" w:rsidRDefault="00000000">
      <w:pPr>
        <w:spacing w:after="1" w:line="259" w:lineRule="auto"/>
        <w:ind w:left="0" w:firstLine="0"/>
        <w:jc w:val="left"/>
      </w:pPr>
      <w:r>
        <w:rPr>
          <w:sz w:val="26"/>
        </w:rPr>
        <w:t xml:space="preserve"> </w:t>
      </w:r>
    </w:p>
    <w:p w14:paraId="0D2D1382" w14:textId="7478E596" w:rsidR="00F634ED" w:rsidRDefault="00000000">
      <w:pPr>
        <w:pStyle w:val="Ttulo2"/>
        <w:ind w:left="137" w:right="174"/>
      </w:pPr>
      <w:r>
        <w:t xml:space="preserve">7 </w:t>
      </w:r>
      <w:proofErr w:type="gramStart"/>
      <w:r>
        <w:t xml:space="preserve">   “</w:t>
      </w:r>
      <w:proofErr w:type="gramEnd"/>
      <w:ins w:id="1083" w:author="ALVARO SANCHEZ-CID ROMAN" w:date="2024-01-07T14:17:00Z">
        <w:r w:rsidR="00A679BA">
          <w:t>Doble Bote (</w:t>
        </w:r>
        <w:proofErr w:type="spellStart"/>
        <w:r w:rsidR="00A679BA">
          <w:t>Double</w:t>
        </w:r>
        <w:proofErr w:type="spellEnd"/>
        <w:r w:rsidR="00A679BA">
          <w:t xml:space="preserve"> </w:t>
        </w:r>
        <w:proofErr w:type="spellStart"/>
        <w:r w:rsidR="00A679BA">
          <w:t>Bounce</w:t>
        </w:r>
        <w:proofErr w:type="spellEnd"/>
        <w:r w:rsidR="00A679BA">
          <w:t xml:space="preserve">) </w:t>
        </w:r>
      </w:ins>
      <w:del w:id="1084" w:author="ALVARO SANCHEZ-CID ROMAN" w:date="2024-01-07T14:17:00Z">
        <w:r w:rsidDel="00A679BA">
          <w:delText>Not Up</w:delText>
        </w:r>
      </w:del>
      <w:r>
        <w:t>”</w:t>
      </w:r>
      <w:r>
        <w:rPr>
          <w:b w:val="0"/>
        </w:rPr>
        <w:t xml:space="preserve"> </w:t>
      </w:r>
    </w:p>
    <w:p w14:paraId="155214CE" w14:textId="34503431" w:rsidR="00F634ED" w:rsidRDefault="00000000">
      <w:pPr>
        <w:ind w:left="512" w:right="107"/>
      </w:pPr>
      <w:r>
        <w:t xml:space="preserve">Si un jugador no consigue golpear la pelota en juego antes del segundo bote </w:t>
      </w:r>
      <w:del w:id="1085" w:author="ALVARO SANCHEZ-CID ROMAN" w:date="2024-01-07T14:18:00Z">
        <w:r w:rsidDel="00A679BA">
          <w:delText xml:space="preserve">(Regla 24 del Tenis).  </w:delText>
        </w:r>
      </w:del>
    </w:p>
    <w:p w14:paraId="08F4ED9E" w14:textId="77777777" w:rsidR="00F634ED" w:rsidRDefault="00000000">
      <w:pPr>
        <w:spacing w:after="1" w:line="259" w:lineRule="auto"/>
        <w:ind w:left="0" w:firstLine="0"/>
        <w:jc w:val="left"/>
      </w:pPr>
      <w:r>
        <w:rPr>
          <w:sz w:val="26"/>
        </w:rPr>
        <w:t xml:space="preserve"> </w:t>
      </w:r>
    </w:p>
    <w:p w14:paraId="374C8484" w14:textId="637C7259" w:rsidR="00F634ED" w:rsidRDefault="00000000">
      <w:pPr>
        <w:pStyle w:val="Ttulo2"/>
        <w:ind w:left="137" w:right="174"/>
      </w:pPr>
      <w:r>
        <w:t xml:space="preserve">8 </w:t>
      </w:r>
      <w:proofErr w:type="gramStart"/>
      <w:r>
        <w:t xml:space="preserve">   “</w:t>
      </w:r>
      <w:proofErr w:type="spellStart"/>
      <w:proofErr w:type="gramEnd"/>
      <w:ins w:id="1086" w:author="ALVARO SANCHEZ-CID ROMAN" w:date="2024-01-07T14:18:00Z">
        <w:r w:rsidR="00A679BA">
          <w:t>Fa</w:t>
        </w:r>
      </w:ins>
      <w:ins w:id="1087" w:author="ALVARO SANCHEZ-CID ROMAN" w:date="2024-01-07T14:19:00Z">
        <w:r w:rsidR="00A679BA">
          <w:t>ult</w:t>
        </w:r>
        <w:proofErr w:type="spellEnd"/>
        <w:r w:rsidR="00A679BA">
          <w:t xml:space="preserve"> </w:t>
        </w:r>
      </w:ins>
      <w:del w:id="1088" w:author="ALVARO SANCHEZ-CID ROMAN" w:date="2024-01-07T14:19:00Z">
        <w:r w:rsidDel="00A679BA">
          <w:delText xml:space="preserve">Foul </w:delText>
        </w:r>
        <w:commentRangeStart w:id="1089"/>
        <w:r w:rsidDel="00A679BA">
          <w:delText>Shot</w:delText>
        </w:r>
      </w:del>
      <w:commentRangeEnd w:id="1089"/>
      <w:r w:rsidR="00A679BA">
        <w:rPr>
          <w:rStyle w:val="Refdecomentario"/>
          <w:b w:val="0"/>
        </w:rPr>
        <w:commentReference w:id="1089"/>
      </w:r>
      <w:r>
        <w:t>”</w:t>
      </w:r>
      <w:r>
        <w:rPr>
          <w:b w:val="0"/>
        </w:rPr>
        <w:t xml:space="preserve"> </w:t>
      </w:r>
    </w:p>
    <w:p w14:paraId="0D8485B0" w14:textId="205B596F" w:rsidR="00F634ED" w:rsidRDefault="00000000">
      <w:pPr>
        <w:ind w:left="512" w:right="107"/>
      </w:pPr>
      <w:r>
        <w:t>Si la pelota es golpeada intencionadamente dos veces, o golpeada antes de que pase por encima de la red</w:t>
      </w:r>
      <w:ins w:id="1090" w:author="ALVARO SANCHEZ-CID ROMAN" w:date="2024-01-07T14:20:00Z">
        <w:r w:rsidR="00A679BA">
          <w:t>, o acarreada (</w:t>
        </w:r>
        <w:proofErr w:type="spellStart"/>
        <w:r w:rsidR="00A679BA">
          <w:t>carry</w:t>
        </w:r>
        <w:proofErr w:type="spellEnd"/>
        <w:r w:rsidR="00A679BA">
          <w:t xml:space="preserve">) en la </w:t>
        </w:r>
        <w:proofErr w:type="gramStart"/>
        <w:r w:rsidR="00A679BA">
          <w:t>pala</w:t>
        </w:r>
        <w:proofErr w:type="gramEnd"/>
        <w:r w:rsidR="00A679BA">
          <w:t xml:space="preserve"> aunque sea sin</w:t>
        </w:r>
      </w:ins>
      <w:ins w:id="1091" w:author="ALVARO SANCHEZ-CID ROMAN" w:date="2024-01-07T14:21:00Z">
        <w:r w:rsidR="00A679BA">
          <w:t xml:space="preserve"> intención.</w:t>
        </w:r>
      </w:ins>
      <w:r>
        <w:t xml:space="preserve"> </w:t>
      </w:r>
      <w:del w:id="1092" w:author="ALVARO SANCHEZ-CID ROMAN" w:date="2024-01-07T14:20:00Z">
        <w:r w:rsidDel="00A679BA">
          <w:delText xml:space="preserve">(Regla 24 del Tenis). </w:delText>
        </w:r>
      </w:del>
    </w:p>
    <w:p w14:paraId="30095A39" w14:textId="77777777" w:rsidR="00F634ED" w:rsidRDefault="00000000">
      <w:pPr>
        <w:spacing w:after="25" w:line="259" w:lineRule="auto"/>
        <w:ind w:left="512" w:firstLine="0"/>
        <w:jc w:val="left"/>
      </w:pPr>
      <w:r>
        <w:t xml:space="preserve"> </w:t>
      </w:r>
    </w:p>
    <w:p w14:paraId="71D719C4" w14:textId="4626A917" w:rsidR="00F634ED" w:rsidRDefault="00000000">
      <w:pPr>
        <w:pStyle w:val="Ttulo2"/>
        <w:ind w:left="137" w:right="174"/>
      </w:pPr>
      <w:r>
        <w:t xml:space="preserve">9 </w:t>
      </w:r>
      <w:proofErr w:type="gramStart"/>
      <w:r>
        <w:t xml:space="preserve">   “</w:t>
      </w:r>
      <w:proofErr w:type="spellStart"/>
      <w:proofErr w:type="gramEnd"/>
      <w:ins w:id="1093" w:author="ALVARO SANCHEZ-CID ROMAN" w:date="2024-01-07T14:22:00Z">
        <w:r w:rsidR="00A679BA">
          <w:t>Fault</w:t>
        </w:r>
        <w:proofErr w:type="spellEnd"/>
        <w:r w:rsidR="00A679BA">
          <w:t xml:space="preserve"> </w:t>
        </w:r>
      </w:ins>
      <w:del w:id="1094" w:author="ALVARO SANCHEZ-CID ROMAN" w:date="2024-01-07T14:22:00Z">
        <w:r w:rsidDel="00A679BA">
          <w:delText>Touch</w:delText>
        </w:r>
      </w:del>
      <w:r>
        <w:t>”</w:t>
      </w:r>
      <w:r>
        <w:rPr>
          <w:b w:val="0"/>
        </w:rPr>
        <w:t xml:space="preserve"> </w:t>
      </w:r>
    </w:p>
    <w:p w14:paraId="640464F8" w14:textId="58C8D1FB" w:rsidR="00F634ED" w:rsidRDefault="00000000">
      <w:pPr>
        <w:ind w:left="512" w:right="107"/>
      </w:pPr>
      <w:r>
        <w:t>Si un jugador toca la red cuando la pelota está en juego, o la bola en juego toca al jugador, o el jugador o cualquier cosa que llevara consigo toca el campo de su rival</w:t>
      </w:r>
      <w:ins w:id="1095" w:author="ALVARO SANCHEZ-CID ROMAN" w:date="2024-01-07T14:23:00Z">
        <w:r w:rsidR="00A679BA">
          <w:t>, o si el jugador pasa el plano de la red sin antes haber tocado la pelota</w:t>
        </w:r>
        <w:r w:rsidR="00692AB2">
          <w:t xml:space="preserve"> a excepci</w:t>
        </w:r>
      </w:ins>
      <w:ins w:id="1096" w:author="ALVARO SANCHEZ-CID ROMAN" w:date="2024-01-07T14:24:00Z">
        <w:r w:rsidR="00692AB2">
          <w:t>ón de que la pelota haya pasado antes de vuelta sobre la red.</w:t>
        </w:r>
      </w:ins>
      <w:del w:id="1097" w:author="ALVARO SANCHEZ-CID ROMAN" w:date="2024-01-07T14:23:00Z">
        <w:r w:rsidDel="00A679BA">
          <w:delText xml:space="preserve"> (Regla 24 del Tenis).</w:delText>
        </w:r>
      </w:del>
      <w:r>
        <w:t xml:space="preserve"> </w:t>
      </w:r>
    </w:p>
    <w:p w14:paraId="17A2662C" w14:textId="77777777" w:rsidR="00F634ED" w:rsidRDefault="00000000">
      <w:pPr>
        <w:spacing w:after="0" w:line="259" w:lineRule="auto"/>
        <w:ind w:left="0" w:firstLine="0"/>
        <w:jc w:val="left"/>
      </w:pPr>
      <w:r>
        <w:rPr>
          <w:sz w:val="26"/>
        </w:rPr>
        <w:t xml:space="preserve"> </w:t>
      </w:r>
    </w:p>
    <w:p w14:paraId="4C3664EC" w14:textId="7402B420" w:rsidR="00F634ED" w:rsidRDefault="00000000">
      <w:pPr>
        <w:pStyle w:val="Ttulo2"/>
        <w:ind w:left="137" w:right="174"/>
      </w:pPr>
      <w:r>
        <w:t xml:space="preserve">10 </w:t>
      </w:r>
      <w:proofErr w:type="gramStart"/>
      <w:r>
        <w:t xml:space="preserve">   “</w:t>
      </w:r>
      <w:proofErr w:type="gramEnd"/>
      <w:ins w:id="1098" w:author="ALVARO SANCHEZ-CID ROMAN" w:date="2024-01-07T14:25:00Z">
        <w:r w:rsidR="00692AB2">
          <w:t>Distracción (</w:t>
        </w:r>
        <w:proofErr w:type="spellStart"/>
        <w:r w:rsidR="00692AB2">
          <w:t>Distraction</w:t>
        </w:r>
        <w:proofErr w:type="spellEnd"/>
        <w:r w:rsidR="00692AB2">
          <w:t xml:space="preserve">) </w:t>
        </w:r>
      </w:ins>
      <w:del w:id="1099" w:author="ALVARO SANCHEZ-CID ROMAN" w:date="2024-01-07T14:25:00Z">
        <w:r w:rsidDel="00692AB2">
          <w:delText>Hindrance</w:delText>
        </w:r>
      </w:del>
      <w:r>
        <w:t>”</w:t>
      </w:r>
      <w:r>
        <w:rPr>
          <w:b w:val="0"/>
        </w:rPr>
        <w:t xml:space="preserve"> </w:t>
      </w:r>
    </w:p>
    <w:p w14:paraId="5DCAA1C0" w14:textId="61C012BD" w:rsidR="00F634ED" w:rsidRDefault="00000000" w:rsidP="00692AB2">
      <w:pPr>
        <w:ind w:left="851" w:right="107"/>
        <w:rPr>
          <w:ins w:id="1100" w:author="ALVARO SANCHEZ-CID ROMAN" w:date="2024-01-07T14:30:00Z"/>
        </w:rPr>
      </w:pPr>
      <w:r>
        <w:t>Si un jugador,</w:t>
      </w:r>
      <w:del w:id="1101" w:author="ALVARO SANCHEZ-CID ROMAN" w:date="2024-01-07T14:26:00Z">
        <w:r w:rsidDel="00692AB2">
          <w:delText xml:space="preserve"> ya sea</w:delText>
        </w:r>
      </w:del>
      <w:r>
        <w:t xml:space="preserve"> de forma deliberada</w:t>
      </w:r>
      <w:del w:id="1102" w:author="ALVARO SANCHEZ-CID ROMAN" w:date="2024-01-07T14:26:00Z">
        <w:r w:rsidDel="00692AB2">
          <w:delText xml:space="preserve"> o involuntaria</w:delText>
        </w:r>
      </w:del>
      <w:r>
        <w:t xml:space="preserve"> obra de tal manera que molesta a su adversario al jugar el punto. (Regla</w:t>
      </w:r>
      <w:ins w:id="1103" w:author="ALVARO SANCHEZ-CID ROMAN" w:date="2024-01-07T14:29:00Z">
        <w:r w:rsidR="00692AB2">
          <w:t>s 3</w:t>
        </w:r>
      </w:ins>
      <w:ins w:id="1104" w:author="ALVARO SANCHEZ-CID ROMAN" w:date="2024-01-07T14:30:00Z">
        <w:r w:rsidR="00692AB2">
          <w:t xml:space="preserve">.A.7 y 11.J de las Reglas del </w:t>
        </w:r>
        <w:proofErr w:type="spellStart"/>
        <w:r w:rsidR="00692AB2">
          <w:t>Pickleball</w:t>
        </w:r>
        <w:proofErr w:type="spellEnd"/>
        <w:r w:rsidR="00692AB2">
          <w:t>)</w:t>
        </w:r>
      </w:ins>
      <w:del w:id="1105" w:author="ALVARO SANCHEZ-CID ROMAN" w:date="2024-01-07T14:29:00Z">
        <w:r w:rsidDel="00692AB2">
          <w:delText xml:space="preserve"> 26 de las Reglas del Tenis)</w:delText>
        </w:r>
      </w:del>
      <w:r>
        <w:t xml:space="preserve">. </w:t>
      </w:r>
    </w:p>
    <w:p w14:paraId="15B279A6" w14:textId="4C04188A" w:rsidR="00692AB2" w:rsidRDefault="00692AB2">
      <w:pPr>
        <w:ind w:left="512" w:right="107"/>
        <w:rPr>
          <w:ins w:id="1106" w:author="ALVARO SANCHEZ-CID ROMAN" w:date="2024-01-07T14:31:00Z"/>
        </w:rPr>
      </w:pPr>
      <w:ins w:id="1107" w:author="ALVARO SANCHEZ-CID ROMAN" w:date="2024-01-07T14:30:00Z">
        <w:r>
          <w:t>“Interferencia (</w:t>
        </w:r>
        <w:proofErr w:type="spellStart"/>
        <w:r>
          <w:t>Hi</w:t>
        </w:r>
      </w:ins>
      <w:ins w:id="1108" w:author="ALVARO SANCHEZ-CID ROMAN" w:date="2024-01-07T14:31:00Z">
        <w:r>
          <w:t>nder</w:t>
        </w:r>
        <w:proofErr w:type="spellEnd"/>
        <w:r>
          <w:t>)”</w:t>
        </w:r>
      </w:ins>
    </w:p>
    <w:p w14:paraId="5F8E6DD1" w14:textId="73FB03DA" w:rsidR="00692AB2" w:rsidRDefault="00692AB2" w:rsidP="00692AB2">
      <w:pPr>
        <w:ind w:left="851" w:right="107"/>
      </w:pPr>
      <w:ins w:id="1109" w:author="ALVARO SANCHEZ-CID ROMAN" w:date="2024-01-07T14:31:00Z">
        <w:r>
          <w:t xml:space="preserve">Si un elemento ajeno al juego </w:t>
        </w:r>
      </w:ins>
      <w:ins w:id="1110" w:author="ALVARO SANCHEZ-CID ROMAN" w:date="2024-01-07T14:32:00Z">
        <w:r>
          <w:t>interfiere con el desarrollo del rally. (Regla 3.A.16)</w:t>
        </w:r>
      </w:ins>
    </w:p>
    <w:p w14:paraId="41AC31CB" w14:textId="77777777" w:rsidR="00F634ED" w:rsidRDefault="00000000">
      <w:pPr>
        <w:spacing w:after="0" w:line="259" w:lineRule="auto"/>
        <w:ind w:left="0" w:firstLine="0"/>
        <w:jc w:val="left"/>
      </w:pPr>
      <w:r>
        <w:rPr>
          <w:sz w:val="26"/>
        </w:rPr>
        <w:t xml:space="preserve"> </w:t>
      </w:r>
    </w:p>
    <w:p w14:paraId="05FF19EF" w14:textId="77777777" w:rsidR="00F634ED" w:rsidRDefault="00000000">
      <w:pPr>
        <w:pStyle w:val="Ttulo2"/>
        <w:ind w:left="137" w:right="174"/>
      </w:pPr>
      <w:proofErr w:type="gramStart"/>
      <w:r>
        <w:t>11  “</w:t>
      </w:r>
      <w:proofErr w:type="gramEnd"/>
      <w:r>
        <w:t xml:space="preserve">Espere, por </w:t>
      </w:r>
      <w:commentRangeStart w:id="1111"/>
      <w:r>
        <w:t>favor</w:t>
      </w:r>
      <w:commentRangeEnd w:id="1111"/>
      <w:r w:rsidR="00692AB2">
        <w:rPr>
          <w:rStyle w:val="Refdecomentario"/>
          <w:b w:val="0"/>
        </w:rPr>
        <w:commentReference w:id="1111"/>
      </w:r>
      <w:r>
        <w:t>”</w:t>
      </w:r>
      <w:r>
        <w:rPr>
          <w:b w:val="0"/>
        </w:rPr>
        <w:t xml:space="preserve"> </w:t>
      </w:r>
    </w:p>
    <w:p w14:paraId="2692897E" w14:textId="4E42A185" w:rsidR="00F634ED" w:rsidRDefault="00000000">
      <w:pPr>
        <w:ind w:left="473" w:right="107"/>
      </w:pPr>
      <w:r>
        <w:t xml:space="preserve">Si una interferencia hace que sea apropiado retrasar brevemente el inicio de un punto </w:t>
      </w:r>
      <w:del w:id="1112" w:author="ALVARO SANCHEZ-CID ROMAN" w:date="2024-01-07T14:32:00Z">
        <w:r w:rsidDel="00692AB2">
          <w:delText xml:space="preserve">o segundo servicio. </w:delText>
        </w:r>
      </w:del>
    </w:p>
    <w:p w14:paraId="5EB16BEE" w14:textId="77777777" w:rsidR="00F634ED" w:rsidRDefault="00000000">
      <w:pPr>
        <w:spacing w:after="0" w:line="259" w:lineRule="auto"/>
        <w:ind w:left="0" w:firstLine="0"/>
        <w:jc w:val="left"/>
      </w:pPr>
      <w:r>
        <w:rPr>
          <w:sz w:val="26"/>
        </w:rPr>
        <w:t xml:space="preserve"> </w:t>
      </w:r>
    </w:p>
    <w:p w14:paraId="57867C66" w14:textId="77777777" w:rsidR="00F634ED" w:rsidRDefault="00000000">
      <w:pPr>
        <w:pStyle w:val="Ttulo2"/>
        <w:ind w:left="137" w:right="174"/>
      </w:pPr>
      <w:proofErr w:type="gramStart"/>
      <w:r>
        <w:t>12  Corrección</w:t>
      </w:r>
      <w:proofErr w:type="gramEnd"/>
      <w:r>
        <w:rPr>
          <w:b w:val="0"/>
        </w:rPr>
        <w:t xml:space="preserve"> </w:t>
      </w:r>
    </w:p>
    <w:p w14:paraId="5D5F4752" w14:textId="65F79FCA" w:rsidR="00F634ED" w:rsidRDefault="00000000">
      <w:pPr>
        <w:ind w:left="512"/>
        <w:rPr>
          <w:ins w:id="1113" w:author="ALVARO SANCHEZ-CID ROMAN" w:date="2024-01-07T14:34:00Z"/>
        </w:rPr>
      </w:pPr>
      <w:r>
        <w:t>“Corrección</w:t>
      </w:r>
      <w:ins w:id="1114" w:author="ALVARO SANCHEZ-CID ROMAN" w:date="2024-01-07T14:33:00Z">
        <w:r w:rsidR="001A0472">
          <w:t>.</w:t>
        </w:r>
      </w:ins>
      <w:del w:id="1115" w:author="ALVARO SANCHEZ-CID ROMAN" w:date="2024-01-07T14:33:00Z">
        <w:r w:rsidDel="001A0472">
          <w:delText>,</w:delText>
        </w:r>
      </w:del>
      <w:r>
        <w:t xml:space="preserve"> </w:t>
      </w:r>
      <w:del w:id="1116" w:author="ALVARO SANCHEZ-CID ROMAN" w:date="2024-01-07T14:33:00Z">
        <w:r w:rsidDel="00692AB2">
          <w:delText xml:space="preserve">la bola fue buena” para corregir un canto “Out” claramente erróneo. “Out” o “Fault” para corregir una claramente incorrecta “bola buena” o “señal de buena”. </w:delText>
        </w:r>
      </w:del>
      <w:ins w:id="1117" w:author="ALVARO SANCHEZ-CID ROMAN" w:date="2024-01-07T14:33:00Z">
        <w:r w:rsidR="00692AB2">
          <w:t>Aplicada a cualquier error arbitral que deba ser corregido</w:t>
        </w:r>
      </w:ins>
    </w:p>
    <w:p w14:paraId="304472A2" w14:textId="77777777" w:rsidR="001A0472" w:rsidRDefault="001A0472">
      <w:pPr>
        <w:ind w:left="512"/>
        <w:rPr>
          <w:ins w:id="1118" w:author="ALVARO SANCHEZ-CID ROMAN" w:date="2024-01-07T14:34:00Z"/>
        </w:rPr>
      </w:pPr>
    </w:p>
    <w:p w14:paraId="1125EB2A" w14:textId="03E91DFB" w:rsidR="001A0472" w:rsidRDefault="00791FB4" w:rsidP="00791FB4">
      <w:pPr>
        <w:pStyle w:val="Ttulo2"/>
        <w:ind w:left="137" w:right="174"/>
        <w:rPr>
          <w:ins w:id="1119" w:author="ALVARO SANCHEZ-CID ROMAN" w:date="2024-01-07T14:37:00Z"/>
        </w:rPr>
      </w:pPr>
      <w:ins w:id="1120" w:author="ALVARO SANCHEZ-CID ROMAN" w:date="2024-01-07T14:51:00Z">
        <w:r>
          <w:t xml:space="preserve">13   </w:t>
        </w:r>
      </w:ins>
      <w:proofErr w:type="gramStart"/>
      <w:ins w:id="1121" w:author="ALVARO SANCHEZ-CID ROMAN" w:date="2024-01-07T14:34:00Z">
        <w:r w:rsidR="001A0472">
          <w:t>Cantos</w:t>
        </w:r>
        <w:proofErr w:type="gramEnd"/>
        <w:r w:rsidR="001A0472">
          <w:t xml:space="preserve"> de la zona de no volea</w:t>
        </w:r>
      </w:ins>
    </w:p>
    <w:p w14:paraId="2A381476" w14:textId="01109CF9" w:rsidR="001A0472" w:rsidRDefault="00791FB4" w:rsidP="001A0472">
      <w:pPr>
        <w:ind w:left="512"/>
        <w:rPr>
          <w:ins w:id="1122" w:author="ALVARO SANCHEZ-CID ROMAN" w:date="2024-01-07T14:46:00Z"/>
        </w:rPr>
      </w:pPr>
      <w:proofErr w:type="gramStart"/>
      <w:ins w:id="1123" w:author="ALVARO SANCHEZ-CID ROMAN" w:date="2024-01-07T14:45:00Z">
        <w:r w:rsidRPr="00791FB4">
          <w:t xml:space="preserve">“ </w:t>
        </w:r>
        <w:proofErr w:type="spellStart"/>
        <w:r w:rsidRPr="00791FB4">
          <w:t>Foot</w:t>
        </w:r>
        <w:proofErr w:type="spellEnd"/>
        <w:proofErr w:type="gramEnd"/>
        <w:r w:rsidRPr="00791FB4">
          <w:t xml:space="preserve"> </w:t>
        </w:r>
        <w:proofErr w:type="spellStart"/>
        <w:r w:rsidRPr="00791FB4">
          <w:t>fault</w:t>
        </w:r>
        <w:proofErr w:type="spellEnd"/>
        <w:r w:rsidRPr="00791FB4">
          <w:t xml:space="preserve">, </w:t>
        </w:r>
      </w:ins>
      <w:ins w:id="1124" w:author="ALVARO SANCHEZ-CID ROMAN" w:date="2024-01-07T14:46:00Z">
        <w:r w:rsidRPr="00791FB4">
          <w:t>(identificar pie derecho/izqu</w:t>
        </w:r>
        <w:r>
          <w:t>ierdo), en la volea”</w:t>
        </w:r>
      </w:ins>
    </w:p>
    <w:p w14:paraId="20025B34" w14:textId="6224E040" w:rsidR="00791FB4" w:rsidRDefault="00791FB4" w:rsidP="001A0472">
      <w:pPr>
        <w:ind w:left="512"/>
        <w:rPr>
          <w:ins w:id="1125" w:author="ALVARO SANCHEZ-CID ROMAN" w:date="2024-01-07T14:50:00Z"/>
        </w:rPr>
      </w:pPr>
      <w:ins w:id="1126" w:author="ALVARO SANCHEZ-CID ROMAN" w:date="2024-01-07T14:46:00Z">
        <w:r>
          <w:t>“</w:t>
        </w:r>
        <w:proofErr w:type="spellStart"/>
        <w:r>
          <w:t>Momentum</w:t>
        </w:r>
        <w:proofErr w:type="spellEnd"/>
        <w:r>
          <w:t xml:space="preserve"> </w:t>
        </w:r>
        <w:proofErr w:type="spellStart"/>
        <w:r>
          <w:t>fault</w:t>
        </w:r>
        <w:proofErr w:type="spellEnd"/>
        <w:r>
          <w:t>, en la volea”</w:t>
        </w:r>
      </w:ins>
    </w:p>
    <w:p w14:paraId="5F6C76C9" w14:textId="784100DE" w:rsidR="00791FB4" w:rsidRPr="009A7D74" w:rsidRDefault="00791FB4" w:rsidP="001A0472">
      <w:pPr>
        <w:ind w:left="512"/>
        <w:rPr>
          <w:ins w:id="1127" w:author="ALVARO SANCHEZ-CID ROMAN" w:date="2024-01-07T14:51:00Z"/>
          <w:rPrChange w:id="1128" w:author="ALVARO SANCHEZ-CID ROMAN" w:date="2024-01-10T12:44:00Z">
            <w:rPr>
              <w:ins w:id="1129" w:author="ALVARO SANCHEZ-CID ROMAN" w:date="2024-01-07T14:51:00Z"/>
              <w:lang w:val="en-US"/>
            </w:rPr>
          </w:rPrChange>
        </w:rPr>
      </w:pPr>
      <w:ins w:id="1130" w:author="ALVARO SANCHEZ-CID ROMAN" w:date="2024-01-07T14:50:00Z">
        <w:r w:rsidRPr="009A7D74">
          <w:rPr>
            <w:rPrChange w:id="1131" w:author="ALVARO SANCHEZ-CID ROMAN" w:date="2024-01-10T12:44:00Z">
              <w:rPr>
                <w:lang w:val="en-US"/>
              </w:rPr>
            </w:rPrChange>
          </w:rPr>
          <w:t>“</w:t>
        </w:r>
        <w:proofErr w:type="spellStart"/>
        <w:r w:rsidRPr="009A7D74">
          <w:rPr>
            <w:rPrChange w:id="1132" w:author="ALVARO SANCHEZ-CID ROMAN" w:date="2024-01-10T12:44:00Z">
              <w:rPr>
                <w:lang w:val="en-US"/>
              </w:rPr>
            </w:rPrChange>
          </w:rPr>
          <w:t>Push</w:t>
        </w:r>
        <w:proofErr w:type="spellEnd"/>
        <w:r w:rsidRPr="009A7D74">
          <w:rPr>
            <w:rPrChange w:id="1133" w:author="ALVARO SANCHEZ-CID ROMAN" w:date="2024-01-10T12:44:00Z">
              <w:rPr>
                <w:lang w:val="en-US"/>
              </w:rPr>
            </w:rPrChange>
          </w:rPr>
          <w:t xml:space="preserve"> off </w:t>
        </w:r>
        <w:proofErr w:type="spellStart"/>
        <w:r w:rsidRPr="009A7D74">
          <w:rPr>
            <w:rPrChange w:id="1134" w:author="ALVARO SANCHEZ-CID ROMAN" w:date="2024-01-10T12:44:00Z">
              <w:rPr>
                <w:lang w:val="en-US"/>
              </w:rPr>
            </w:rPrChange>
          </w:rPr>
          <w:t>fault</w:t>
        </w:r>
        <w:proofErr w:type="spellEnd"/>
        <w:r w:rsidRPr="009A7D74">
          <w:rPr>
            <w:rPrChange w:id="1135" w:author="ALVARO SANCHEZ-CID ROMAN" w:date="2024-01-10T12:44:00Z">
              <w:rPr>
                <w:lang w:val="en-US"/>
              </w:rPr>
            </w:rPrChange>
          </w:rPr>
          <w:t>, en la volea</w:t>
        </w:r>
      </w:ins>
      <w:ins w:id="1136" w:author="ALVARO SANCHEZ-CID ROMAN" w:date="2024-01-07T14:51:00Z">
        <w:r w:rsidRPr="009A7D74">
          <w:rPr>
            <w:rPrChange w:id="1137" w:author="ALVARO SANCHEZ-CID ROMAN" w:date="2024-01-10T12:44:00Z">
              <w:rPr>
                <w:lang w:val="en-US"/>
              </w:rPr>
            </w:rPrChange>
          </w:rPr>
          <w:t>”</w:t>
        </w:r>
      </w:ins>
    </w:p>
    <w:p w14:paraId="4E78CD2A" w14:textId="123B45A0" w:rsidR="00791FB4" w:rsidRPr="00791FB4" w:rsidRDefault="00791FB4" w:rsidP="001A0472">
      <w:pPr>
        <w:ind w:left="512"/>
        <w:rPr>
          <w:ins w:id="1138" w:author="ALVARO SANCHEZ-CID ROMAN" w:date="2024-01-07T14:46:00Z"/>
        </w:rPr>
      </w:pPr>
      <w:ins w:id="1139" w:author="ALVARO SANCHEZ-CID ROMAN" w:date="2024-01-07T14:51:00Z">
        <w:r w:rsidRPr="00791FB4">
          <w:t>“</w:t>
        </w:r>
        <w:proofErr w:type="spellStart"/>
        <w:r w:rsidRPr="00791FB4">
          <w:t>Fault</w:t>
        </w:r>
        <w:proofErr w:type="spellEnd"/>
        <w:r w:rsidRPr="00791FB4">
          <w:t>, toque de pala a</w:t>
        </w:r>
        <w:r>
          <w:t>ntes/después de la volea”</w:t>
        </w:r>
      </w:ins>
    </w:p>
    <w:p w14:paraId="6632B5DD" w14:textId="77777777" w:rsidR="00791FB4" w:rsidRPr="00791FB4" w:rsidRDefault="00791FB4" w:rsidP="001A0472">
      <w:pPr>
        <w:ind w:left="512"/>
      </w:pPr>
    </w:p>
    <w:p w14:paraId="2B3FEEB4" w14:textId="77777777" w:rsidR="00F634ED" w:rsidRPr="00791FB4" w:rsidRDefault="00000000">
      <w:pPr>
        <w:spacing w:after="0" w:line="259" w:lineRule="auto"/>
        <w:ind w:left="0" w:firstLine="0"/>
        <w:jc w:val="left"/>
      </w:pPr>
      <w:r w:rsidRPr="00791FB4">
        <w:rPr>
          <w:sz w:val="26"/>
        </w:rPr>
        <w:t xml:space="preserve"> </w:t>
      </w:r>
    </w:p>
    <w:p w14:paraId="4EB54808" w14:textId="77777777" w:rsidR="00F634ED" w:rsidRDefault="00000000">
      <w:pPr>
        <w:spacing w:after="216" w:line="259" w:lineRule="auto"/>
        <w:ind w:left="10" w:right="174" w:hanging="10"/>
      </w:pPr>
      <w:r w:rsidRPr="00791FB4">
        <w:rPr>
          <w:sz w:val="13"/>
        </w:rPr>
        <w:t xml:space="preserve"> </w:t>
      </w:r>
      <w:r>
        <w:rPr>
          <w:b/>
        </w:rPr>
        <w:t>I    SEÑALES MANUALES</w:t>
      </w:r>
      <w:r>
        <w:t xml:space="preserve"> </w:t>
      </w:r>
    </w:p>
    <w:p w14:paraId="1B99302D" w14:textId="77777777" w:rsidR="00F634ED" w:rsidRDefault="00000000">
      <w:pPr>
        <w:ind w:left="127" w:right="107"/>
      </w:pPr>
      <w:r>
        <w:t xml:space="preserve">Las señales manuales son las siguientes: </w:t>
      </w:r>
    </w:p>
    <w:p w14:paraId="5ED9FCF2" w14:textId="77777777" w:rsidR="00F634ED" w:rsidRDefault="00000000">
      <w:pPr>
        <w:spacing w:after="0" w:line="259" w:lineRule="auto"/>
        <w:ind w:left="0" w:firstLine="0"/>
        <w:jc w:val="left"/>
      </w:pPr>
      <w:r>
        <w:rPr>
          <w:sz w:val="26"/>
        </w:rPr>
        <w:t xml:space="preserve"> </w:t>
      </w:r>
    </w:p>
    <w:p w14:paraId="6BC9BE82" w14:textId="77777777" w:rsidR="00F634ED" w:rsidRDefault="00000000">
      <w:pPr>
        <w:pStyle w:val="Ttulo2"/>
        <w:ind w:left="137" w:right="174"/>
      </w:pPr>
      <w:r>
        <w:lastRenderedPageBreak/>
        <w:t>1</w:t>
      </w:r>
      <w:proofErr w:type="gramStart"/>
      <w:r>
        <w:t xml:space="preserve">   “</w:t>
      </w:r>
      <w:proofErr w:type="spellStart"/>
      <w:proofErr w:type="gramEnd"/>
      <w:r>
        <w:t>Out</w:t>
      </w:r>
      <w:proofErr w:type="spellEnd"/>
      <w:r>
        <w:t xml:space="preserve">” </w:t>
      </w:r>
      <w:proofErr w:type="spellStart"/>
      <w:r>
        <w:t>or</w:t>
      </w:r>
      <w:proofErr w:type="spellEnd"/>
      <w:r>
        <w:t xml:space="preserve"> “</w:t>
      </w:r>
      <w:proofErr w:type="spellStart"/>
      <w:r>
        <w:t>Fault</w:t>
      </w:r>
      <w:proofErr w:type="spellEnd"/>
      <w:r>
        <w:t>”</w:t>
      </w:r>
      <w:r>
        <w:rPr>
          <w:b w:val="0"/>
        </w:rPr>
        <w:t xml:space="preserve"> </w:t>
      </w:r>
    </w:p>
    <w:p w14:paraId="359E5EF6" w14:textId="753A46C9" w:rsidR="00F634ED" w:rsidRDefault="00000000">
      <w:pPr>
        <w:ind w:left="512" w:right="107"/>
      </w:pPr>
      <w:r>
        <w:t>Brazo completamente extendido apuntando hacia el lado por el cual la pelota fue “</w:t>
      </w:r>
      <w:proofErr w:type="spellStart"/>
      <w:r>
        <w:t>Out</w:t>
      </w:r>
      <w:proofErr w:type="spellEnd"/>
      <w:r>
        <w:t>” o “</w:t>
      </w:r>
      <w:proofErr w:type="spellStart"/>
      <w:r>
        <w:t>Fault</w:t>
      </w:r>
      <w:proofErr w:type="spellEnd"/>
      <w:r>
        <w:t xml:space="preserve">”, </w:t>
      </w:r>
      <w:commentRangeStart w:id="1140"/>
      <w:r>
        <w:t xml:space="preserve">con la palma de la mano hacia el Juez de </w:t>
      </w:r>
      <w:proofErr w:type="spellStart"/>
      <w:ins w:id="1141" w:author="ALVARO SANCHEZ-CID ROMAN" w:date="2024-01-10T12:48:00Z">
        <w:r w:rsidR="009A7D74">
          <w:t>Pista</w:t>
        </w:r>
      </w:ins>
      <w:del w:id="1142" w:author="ALVARO SANCHEZ-CID ROMAN" w:date="2024-01-10T12:48:00Z">
        <w:r w:rsidDel="009A7D74">
          <w:delText>Silla</w:delText>
        </w:r>
        <w:commentRangeEnd w:id="1140"/>
        <w:r w:rsidR="004C72CE" w:rsidDel="009A7D74">
          <w:rPr>
            <w:rStyle w:val="Refdecomentario"/>
          </w:rPr>
          <w:commentReference w:id="1140"/>
        </w:r>
        <w:r w:rsidDel="009A7D74">
          <w:delText xml:space="preserve"> </w:delText>
        </w:r>
      </w:del>
      <w:r>
        <w:t>y</w:t>
      </w:r>
      <w:proofErr w:type="spellEnd"/>
      <w:r>
        <w:t xml:space="preserve"> los dedos extendidos y unidos. Dicha señal manual nunca debe ser utilizada en lugar del canto verbal. La señal manual es añadida y posterior al canto verbal “</w:t>
      </w:r>
      <w:proofErr w:type="spellStart"/>
      <w:r>
        <w:t>Out</w:t>
      </w:r>
      <w:proofErr w:type="spellEnd"/>
      <w:r>
        <w:t>” o “</w:t>
      </w:r>
      <w:proofErr w:type="spellStart"/>
      <w:r>
        <w:t>Fault</w:t>
      </w:r>
      <w:proofErr w:type="spellEnd"/>
      <w:r>
        <w:t xml:space="preserve">”. </w:t>
      </w:r>
    </w:p>
    <w:p w14:paraId="17ADE633" w14:textId="77777777" w:rsidR="00F634ED" w:rsidRDefault="00000000">
      <w:pPr>
        <w:spacing w:after="2" w:line="259" w:lineRule="auto"/>
        <w:ind w:left="0" w:firstLine="0"/>
        <w:jc w:val="left"/>
      </w:pPr>
      <w:r>
        <w:rPr>
          <w:sz w:val="26"/>
        </w:rPr>
        <w:t xml:space="preserve"> </w:t>
      </w:r>
    </w:p>
    <w:p w14:paraId="0564FC69" w14:textId="77777777" w:rsidR="00F634ED" w:rsidRDefault="00000000">
      <w:pPr>
        <w:spacing w:after="3" w:line="259" w:lineRule="auto"/>
        <w:ind w:left="137" w:right="174" w:hanging="10"/>
      </w:pPr>
      <w:r>
        <w:rPr>
          <w:b/>
        </w:rPr>
        <w:t xml:space="preserve">2    </w:t>
      </w:r>
      <w:proofErr w:type="gramStart"/>
      <w:r>
        <w:rPr>
          <w:b/>
        </w:rPr>
        <w:t>Señal</w:t>
      </w:r>
      <w:proofErr w:type="gramEnd"/>
      <w:r>
        <w:rPr>
          <w:b/>
        </w:rPr>
        <w:t xml:space="preserve"> manual de “buena”.</w:t>
      </w:r>
      <w:r>
        <w:t xml:space="preserve"> </w:t>
      </w:r>
    </w:p>
    <w:p w14:paraId="0E33FF5F" w14:textId="77777777" w:rsidR="00F634ED" w:rsidRDefault="00000000">
      <w:pPr>
        <w:ind w:left="512" w:right="107"/>
      </w:pPr>
      <w:r>
        <w:t xml:space="preserve">Manos abiertas con las palmas discretamente hacia abajo. No existe canto verbal para una pelota </w:t>
      </w:r>
    </w:p>
    <w:p w14:paraId="7BD88DF7" w14:textId="77777777" w:rsidR="00F634ED" w:rsidRDefault="00000000">
      <w:pPr>
        <w:ind w:left="512" w:right="107"/>
      </w:pPr>
      <w:r>
        <w:t xml:space="preserve">“buena”. La señal manual es usada en silencio, tanto durante un peloteo como en el golpe definitivo de un punto para verificar que una bola fue buena (aproximadamente desde un metro por dentro de la línea). </w:t>
      </w:r>
    </w:p>
    <w:p w14:paraId="3DCB2E3F" w14:textId="77777777" w:rsidR="00F634ED" w:rsidRDefault="00000000">
      <w:pPr>
        <w:spacing w:after="0" w:line="259" w:lineRule="auto"/>
        <w:ind w:left="0" w:firstLine="0"/>
        <w:jc w:val="left"/>
      </w:pPr>
      <w:r>
        <w:rPr>
          <w:sz w:val="26"/>
        </w:rPr>
        <w:t xml:space="preserve"> </w:t>
      </w:r>
    </w:p>
    <w:p w14:paraId="36BA07EB" w14:textId="39C188F4" w:rsidR="00F634ED" w:rsidRDefault="00000000">
      <w:pPr>
        <w:pStyle w:val="Ttulo2"/>
        <w:ind w:left="137" w:right="174"/>
      </w:pPr>
      <w:r>
        <w:t xml:space="preserve">3 </w:t>
      </w:r>
      <w:proofErr w:type="gramStart"/>
      <w:r>
        <w:t xml:space="preserve">   “</w:t>
      </w:r>
      <w:proofErr w:type="gramEnd"/>
      <w:ins w:id="1143" w:author="ALVARO SANCHEZ-CID ROMAN" w:date="2024-01-07T15:03:00Z">
        <w:r w:rsidR="004C72CE">
          <w:t xml:space="preserve">Bloqueado </w:t>
        </w:r>
      </w:ins>
      <w:r>
        <w:t>Interferido”</w:t>
      </w:r>
      <w:r>
        <w:rPr>
          <w:b w:val="0"/>
        </w:rPr>
        <w:t xml:space="preserve"> </w:t>
      </w:r>
    </w:p>
    <w:p w14:paraId="19CEA4D4" w14:textId="138434B9" w:rsidR="00F634ED" w:rsidRDefault="00000000">
      <w:pPr>
        <w:ind w:left="512" w:right="107"/>
      </w:pPr>
      <w:r>
        <w:t xml:space="preserve">Manos frente a la cara </w:t>
      </w:r>
      <w:del w:id="1144" w:author="ALVARO SANCHEZ-CID ROMAN" w:date="2024-01-07T15:03:00Z">
        <w:r w:rsidDel="004C72CE">
          <w:delText>por debajo del</w:delText>
        </w:r>
      </w:del>
      <w:ins w:id="1145" w:author="ALVARO SANCHEZ-CID ROMAN" w:date="2024-01-07T15:03:00Z">
        <w:r w:rsidR="004C72CE">
          <w:t>frente al</w:t>
        </w:r>
      </w:ins>
      <w:r>
        <w:t xml:space="preserve"> nivel de los ojos y las palmas hacia el rostro. Esta señal manual muestra que el Juez de Línea no pudo realizar un canto debido a que su visión fue interferida por algún motivo. No existe canto verbal, dicha señal manual es realizada en silencio. </w:t>
      </w:r>
    </w:p>
    <w:p w14:paraId="2796266B" w14:textId="77777777" w:rsidR="00F634ED" w:rsidRDefault="00000000">
      <w:pPr>
        <w:spacing w:after="11" w:line="259" w:lineRule="auto"/>
        <w:ind w:left="512" w:firstLine="0"/>
        <w:jc w:val="left"/>
      </w:pPr>
      <w:r>
        <w:t xml:space="preserve"> </w:t>
      </w:r>
    </w:p>
    <w:p w14:paraId="464CA2B3" w14:textId="66289E9F" w:rsidR="00F634ED" w:rsidDel="004C72CE" w:rsidRDefault="00000000" w:rsidP="004C72CE">
      <w:pPr>
        <w:pStyle w:val="Ttulo2"/>
        <w:ind w:left="137" w:right="174"/>
        <w:rPr>
          <w:del w:id="1146" w:author="ALVARO SANCHEZ-CID ROMAN" w:date="2024-01-07T15:06:00Z"/>
        </w:rPr>
      </w:pPr>
      <w:r>
        <w:t xml:space="preserve">4    </w:t>
      </w:r>
      <w:del w:id="1147" w:author="ALVARO SANCHEZ-CID ROMAN" w:date="2024-01-07T15:06:00Z">
        <w:r w:rsidDel="004C72CE">
          <w:delText>“Net” or “Through”</w:delText>
        </w:r>
        <w:r w:rsidDel="004C72CE">
          <w:rPr>
            <w:b w:val="0"/>
          </w:rPr>
          <w:delText xml:space="preserve"> </w:delText>
        </w:r>
      </w:del>
    </w:p>
    <w:p w14:paraId="050A7FFA" w14:textId="00B129F6" w:rsidR="00F634ED" w:rsidDel="004C72CE" w:rsidRDefault="00000000" w:rsidP="004C72CE">
      <w:pPr>
        <w:ind w:left="512" w:right="107"/>
        <w:rPr>
          <w:del w:id="1148" w:author="ALVARO SANCHEZ-CID ROMAN" w:date="2024-01-07T15:06:00Z"/>
        </w:rPr>
      </w:pPr>
      <w:del w:id="1149" w:author="ALVARO SANCHEZ-CID ROMAN" w:date="2024-01-07T15:06:00Z">
        <w:r w:rsidDel="004C72CE">
          <w:delText xml:space="preserve">Brazo completamente extendido hacia arriba a la vez que es realizado el canto verbal “Net” o </w:delText>
        </w:r>
      </w:del>
    </w:p>
    <w:p w14:paraId="7EDC5037" w14:textId="27A37D7D" w:rsidR="00F634ED" w:rsidRDefault="00000000" w:rsidP="004C72CE">
      <w:pPr>
        <w:ind w:left="512" w:right="107"/>
      </w:pPr>
      <w:del w:id="1150" w:author="ALVARO SANCHEZ-CID ROMAN" w:date="2024-01-07T15:06:00Z">
        <w:r w:rsidDel="004C72CE">
          <w:delText xml:space="preserve">“Through”. </w:delText>
        </w:r>
      </w:del>
    </w:p>
    <w:p w14:paraId="64FE493C" w14:textId="77777777" w:rsidR="00F634ED" w:rsidRDefault="00000000">
      <w:pPr>
        <w:spacing w:after="1" w:line="259" w:lineRule="auto"/>
        <w:ind w:left="0" w:firstLine="0"/>
        <w:jc w:val="left"/>
      </w:pPr>
      <w:r>
        <w:rPr>
          <w:sz w:val="26"/>
        </w:rPr>
        <w:t xml:space="preserve"> </w:t>
      </w:r>
    </w:p>
    <w:p w14:paraId="0A4C7B5C" w14:textId="77777777" w:rsidR="00F634ED" w:rsidRDefault="00000000">
      <w:pPr>
        <w:pStyle w:val="Ttulo2"/>
        <w:ind w:left="137" w:right="174"/>
      </w:pPr>
      <w:r>
        <w:t xml:space="preserve">5 </w:t>
      </w:r>
      <w:proofErr w:type="gramStart"/>
      <w:r>
        <w:t xml:space="preserve">   “</w:t>
      </w:r>
      <w:proofErr w:type="spellStart"/>
      <w:proofErr w:type="gramEnd"/>
      <w:r>
        <w:t>Foot</w:t>
      </w:r>
      <w:proofErr w:type="spellEnd"/>
      <w:r>
        <w:t xml:space="preserve"> </w:t>
      </w:r>
      <w:proofErr w:type="spellStart"/>
      <w:r>
        <w:t>Fault</w:t>
      </w:r>
      <w:proofErr w:type="spellEnd"/>
      <w:r>
        <w:t>”</w:t>
      </w:r>
      <w:r>
        <w:rPr>
          <w:b w:val="0"/>
        </w:rPr>
        <w:t xml:space="preserve"> </w:t>
      </w:r>
    </w:p>
    <w:p w14:paraId="332535DD" w14:textId="77777777" w:rsidR="00F634ED" w:rsidRDefault="00000000">
      <w:pPr>
        <w:ind w:left="512" w:right="107"/>
      </w:pPr>
      <w:r>
        <w:t>Brazo completamente extendido hacia arriba a la vez que es realizado el canto verbal “</w:t>
      </w:r>
      <w:proofErr w:type="spellStart"/>
      <w:r>
        <w:t>Foot</w:t>
      </w:r>
      <w:proofErr w:type="spellEnd"/>
      <w:r>
        <w:t xml:space="preserve"> </w:t>
      </w:r>
      <w:proofErr w:type="spellStart"/>
      <w:r>
        <w:t>Fault</w:t>
      </w:r>
      <w:proofErr w:type="spellEnd"/>
      <w:r>
        <w:t xml:space="preserve">”. </w:t>
      </w:r>
    </w:p>
    <w:p w14:paraId="35903707" w14:textId="77777777" w:rsidR="00F634ED" w:rsidRDefault="00000000">
      <w:pPr>
        <w:spacing w:after="0" w:line="259" w:lineRule="auto"/>
        <w:ind w:left="0" w:firstLine="0"/>
        <w:jc w:val="left"/>
      </w:pPr>
      <w:r>
        <w:rPr>
          <w:sz w:val="26"/>
        </w:rPr>
        <w:t xml:space="preserve"> </w:t>
      </w:r>
    </w:p>
    <w:p w14:paraId="789BD5EA" w14:textId="77777777" w:rsidR="00F634ED" w:rsidRDefault="00000000">
      <w:pPr>
        <w:pStyle w:val="Ttulo2"/>
        <w:ind w:left="137" w:right="174"/>
      </w:pPr>
      <w:r>
        <w:t xml:space="preserve">6 </w:t>
      </w:r>
      <w:proofErr w:type="gramStart"/>
      <w:r>
        <w:t xml:space="preserve">   “</w:t>
      </w:r>
      <w:proofErr w:type="gramEnd"/>
      <w:r>
        <w:t>Corrección”</w:t>
      </w:r>
      <w:r>
        <w:rPr>
          <w:b w:val="0"/>
        </w:rPr>
        <w:t xml:space="preserve"> </w:t>
      </w:r>
    </w:p>
    <w:p w14:paraId="0D6A7210" w14:textId="63280A81" w:rsidR="00F634ED" w:rsidRDefault="00000000">
      <w:pPr>
        <w:ind w:left="512" w:right="107"/>
      </w:pPr>
      <w:r>
        <w:t xml:space="preserve">Brazo completamente extendido hacia arriba a la vez que es realizado el canto verbal </w:t>
      </w:r>
    </w:p>
    <w:p w14:paraId="47A6939F" w14:textId="77777777" w:rsidR="00F634ED" w:rsidRDefault="00000000">
      <w:pPr>
        <w:ind w:left="512" w:right="107"/>
        <w:rPr>
          <w:ins w:id="1151" w:author="ALVARO SANCHEZ-CID ROMAN" w:date="2024-01-07T16:55:00Z"/>
        </w:rPr>
      </w:pPr>
      <w:r>
        <w:t xml:space="preserve">“Corrección”. </w:t>
      </w:r>
    </w:p>
    <w:p w14:paraId="7B26884F" w14:textId="77777777" w:rsidR="008E6DCE" w:rsidRDefault="008E6DCE">
      <w:pPr>
        <w:ind w:left="512" w:right="107"/>
        <w:rPr>
          <w:ins w:id="1152" w:author="ALVARO SANCHEZ-CID ROMAN" w:date="2024-01-07T16:55:00Z"/>
        </w:rPr>
      </w:pPr>
    </w:p>
    <w:p w14:paraId="2ED703EB" w14:textId="65DCC564" w:rsidR="008E6DCE" w:rsidRDefault="008E6DCE" w:rsidP="008E6DCE">
      <w:pPr>
        <w:pStyle w:val="Ttulo2"/>
        <w:ind w:left="137" w:right="174"/>
        <w:rPr>
          <w:ins w:id="1153" w:author="ALVARO SANCHEZ-CID ROMAN" w:date="2024-01-07T16:56:00Z"/>
        </w:rPr>
      </w:pPr>
      <w:ins w:id="1154" w:author="ALVARO SANCHEZ-CID ROMAN" w:date="2024-01-07T16:56:00Z">
        <w:r>
          <w:t>7</w:t>
        </w:r>
        <w:proofErr w:type="gramStart"/>
        <w:r>
          <w:t xml:space="preserve">   “</w:t>
        </w:r>
      </w:ins>
      <w:proofErr w:type="gramEnd"/>
      <w:ins w:id="1155" w:author="ALVARO SANCHEZ-CID ROMAN" w:date="2024-01-07T16:55:00Z">
        <w:r>
          <w:t>Instruccione</w:t>
        </w:r>
      </w:ins>
      <w:ins w:id="1156" w:author="ALVARO SANCHEZ-CID ROMAN" w:date="2024-01-07T16:56:00Z">
        <w:r>
          <w:t>s</w:t>
        </w:r>
      </w:ins>
      <w:ins w:id="1157" w:author="ALVARO SANCHEZ-CID ROMAN" w:date="2024-01-07T16:55:00Z">
        <w:r>
          <w:t xml:space="preserve"> </w:t>
        </w:r>
      </w:ins>
      <w:ins w:id="1158" w:author="ALVARO SANCHEZ-CID ROMAN" w:date="2024-01-07T16:56:00Z">
        <w:r>
          <w:t>(</w:t>
        </w:r>
      </w:ins>
      <w:ins w:id="1159" w:author="ALVARO SANCHEZ-CID ROMAN" w:date="2024-01-07T16:55:00Z">
        <w:r>
          <w:t>Coaching)</w:t>
        </w:r>
      </w:ins>
      <w:ins w:id="1160" w:author="ALVARO SANCHEZ-CID ROMAN" w:date="2024-01-07T16:56:00Z">
        <w:r>
          <w:t>”</w:t>
        </w:r>
      </w:ins>
    </w:p>
    <w:p w14:paraId="54F1BAA4" w14:textId="3D3E58FC" w:rsidR="008E6DCE" w:rsidRDefault="008E6DCE" w:rsidP="008E6DCE">
      <w:pPr>
        <w:pStyle w:val="NormalWeb"/>
        <w:spacing w:before="0" w:beforeAutospacing="0" w:after="0" w:afterAutospacing="0"/>
        <w:ind w:left="720"/>
        <w:rPr>
          <w:ins w:id="1161" w:author="ALVARO SANCHEZ-CID ROMAN" w:date="2024-01-07T16:59:00Z"/>
          <w:rFonts w:ascii="Calibri" w:eastAsia="Calibri" w:hAnsi="Calibri" w:cs="Calibri"/>
          <w:color w:val="18579B"/>
        </w:rPr>
      </w:pPr>
      <w:ins w:id="1162" w:author="ALVARO SANCHEZ-CID ROMAN" w:date="2024-01-07T16:57:00Z">
        <w:r w:rsidRPr="008E6DCE">
          <w:rPr>
            <w:color w:val="000000"/>
            <w:kern w:val="2"/>
            <w:szCs w:val="22"/>
            <w14:ligatures w14:val="standardContextual"/>
          </w:rPr>
          <w:t>Brazos extendidos a 45 grados</w:t>
        </w:r>
      </w:ins>
      <w:ins w:id="1163" w:author="ALVARO SANCHEZ-CID ROMAN" w:date="2024-01-07T16:58:00Z">
        <w:r>
          <w:rPr>
            <w:color w:val="000000"/>
            <w:kern w:val="2"/>
            <w:szCs w:val="22"/>
            <w14:ligatures w14:val="standardContextual"/>
          </w:rPr>
          <w:t xml:space="preserve"> </w:t>
        </w:r>
      </w:ins>
      <w:ins w:id="1164" w:author="ALVARO SANCHEZ-CID ROMAN" w:date="2024-01-07T16:57:00Z">
        <w:r w:rsidRPr="008E6DCE">
          <w:rPr>
            <w:rFonts w:ascii="Calibri" w:eastAsia="Calibri" w:hAnsi="Calibri" w:cs="Calibri"/>
            <w:color w:val="18579B"/>
          </w:rPr>
          <w:t>a cada lado y palmas abiertas.</w:t>
        </w:r>
      </w:ins>
      <w:ins w:id="1165" w:author="ALVARO SANCHEZ-CID ROMAN" w:date="2024-01-07T16:59:00Z">
        <w:r>
          <w:rPr>
            <w:rFonts w:ascii="Calibri" w:eastAsia="Calibri" w:hAnsi="Calibri" w:cs="Calibri"/>
            <w:color w:val="18579B"/>
          </w:rPr>
          <w:t xml:space="preserve"> Al final del rally, no hay canto verbal</w:t>
        </w:r>
      </w:ins>
    </w:p>
    <w:p w14:paraId="51DD3922" w14:textId="77777777" w:rsidR="008E6DCE" w:rsidRDefault="008E6DCE" w:rsidP="008E6DCE">
      <w:pPr>
        <w:pStyle w:val="NormalWeb"/>
        <w:spacing w:before="0" w:beforeAutospacing="0" w:after="0" w:afterAutospacing="0"/>
        <w:ind w:left="720"/>
        <w:rPr>
          <w:ins w:id="1166" w:author="ALVARO SANCHEZ-CID ROMAN" w:date="2024-01-07T16:59:00Z"/>
        </w:rPr>
      </w:pPr>
    </w:p>
    <w:p w14:paraId="51EB36B8" w14:textId="7E6E0B54" w:rsidR="008E6DCE" w:rsidRDefault="008E6DCE" w:rsidP="008E6DCE">
      <w:pPr>
        <w:pStyle w:val="Ttulo2"/>
        <w:ind w:left="137" w:right="174"/>
        <w:rPr>
          <w:ins w:id="1167" w:author="ALVARO SANCHEZ-CID ROMAN" w:date="2024-01-07T17:00:00Z"/>
        </w:rPr>
      </w:pPr>
      <w:ins w:id="1168" w:author="ALVARO SANCHEZ-CID ROMAN" w:date="2024-01-07T17:00:00Z">
        <w:r>
          <w:t xml:space="preserve">8 </w:t>
        </w:r>
        <w:proofErr w:type="gramStart"/>
        <w:r>
          <w:t xml:space="preserve">   “</w:t>
        </w:r>
        <w:proofErr w:type="gramEnd"/>
        <w:r>
          <w:t>Servidor/receptor incorrecto, fuera de posición”</w:t>
        </w:r>
      </w:ins>
    </w:p>
    <w:p w14:paraId="22077561" w14:textId="3B6FFE85" w:rsidR="008E6DCE" w:rsidRPr="008E6DCE" w:rsidRDefault="008E6DCE" w:rsidP="008E6DCE">
      <w:pPr>
        <w:pStyle w:val="NormalWeb"/>
        <w:spacing w:before="0" w:beforeAutospacing="0" w:after="0" w:afterAutospacing="0"/>
        <w:ind w:left="720"/>
        <w:rPr>
          <w:ins w:id="1169" w:author="ALVARO SANCHEZ-CID ROMAN" w:date="2024-01-07T16:57:00Z"/>
        </w:rPr>
      </w:pPr>
      <w:ins w:id="1170" w:author="ALVARO SANCHEZ-CID ROMAN" w:date="2024-01-07T17:00:00Z">
        <w:r>
          <w:t>Palmas de am</w:t>
        </w:r>
      </w:ins>
      <w:ins w:id="1171" w:author="ALVARO SANCHEZ-CID ROMAN" w:date="2024-01-07T17:01:00Z">
        <w:r>
          <w:t>bas manos juntas sobre la cabeza. Al final del rally, no hay canto verbal</w:t>
        </w:r>
      </w:ins>
    </w:p>
    <w:p w14:paraId="5785AFB1" w14:textId="77777777" w:rsidR="008E6DCE" w:rsidRDefault="008E6DCE" w:rsidP="008E6DCE">
      <w:pPr>
        <w:ind w:left="512" w:right="107"/>
      </w:pPr>
    </w:p>
    <w:p w14:paraId="5C7A235C" w14:textId="77777777" w:rsidR="00F634ED" w:rsidRDefault="00000000">
      <w:pPr>
        <w:spacing w:after="0" w:line="259" w:lineRule="auto"/>
        <w:ind w:left="0" w:firstLine="0"/>
        <w:jc w:val="left"/>
      </w:pPr>
      <w:r>
        <w:rPr>
          <w:sz w:val="26"/>
        </w:rPr>
        <w:t xml:space="preserve"> </w:t>
      </w:r>
    </w:p>
    <w:p w14:paraId="54AB7024" w14:textId="77777777" w:rsidR="00F634ED" w:rsidRDefault="00000000">
      <w:pPr>
        <w:spacing w:after="216" w:line="259" w:lineRule="auto"/>
        <w:ind w:left="10" w:right="174" w:hanging="10"/>
      </w:pPr>
      <w:r>
        <w:rPr>
          <w:sz w:val="13"/>
        </w:rPr>
        <w:t xml:space="preserve"> </w:t>
      </w:r>
      <w:r>
        <w:rPr>
          <w:b/>
        </w:rPr>
        <w:t>J   HOJA DE ARBITRAJE</w:t>
      </w:r>
      <w:r>
        <w:t xml:space="preserve"> </w:t>
      </w:r>
    </w:p>
    <w:p w14:paraId="4FF9E83F" w14:textId="39B7AF12" w:rsidR="00F634ED" w:rsidRDefault="00000000">
      <w:pPr>
        <w:ind w:left="127" w:right="107"/>
      </w:pPr>
      <w:r>
        <w:t xml:space="preserve">El Juez de </w:t>
      </w:r>
      <w:ins w:id="1172" w:author="ALVARO SANCHEZ-CID ROMAN" w:date="2024-01-10T12:48:00Z">
        <w:r w:rsidR="009A7D74">
          <w:t>Pista</w:t>
        </w:r>
      </w:ins>
      <w:del w:id="1173" w:author="ALVARO SANCHEZ-CID ROMAN" w:date="2024-01-10T12:48:00Z">
        <w:r w:rsidDel="009A7D74">
          <w:delText>Silla</w:delText>
        </w:r>
      </w:del>
      <w:r>
        <w:t xml:space="preserve"> deberá marcar su Hoja de Arbitraje en concordancia con lo siguiente: </w:t>
      </w:r>
    </w:p>
    <w:p w14:paraId="414FAA8E" w14:textId="77777777" w:rsidR="00F634ED" w:rsidRDefault="00000000">
      <w:pPr>
        <w:spacing w:after="0" w:line="259" w:lineRule="auto"/>
        <w:ind w:left="0" w:firstLine="0"/>
        <w:jc w:val="left"/>
      </w:pPr>
      <w:r>
        <w:rPr>
          <w:sz w:val="26"/>
        </w:rPr>
        <w:t xml:space="preserve"> </w:t>
      </w:r>
    </w:p>
    <w:p w14:paraId="284ED21E" w14:textId="77777777" w:rsidR="00F634ED" w:rsidRDefault="00000000">
      <w:pPr>
        <w:pStyle w:val="Ttulo2"/>
        <w:ind w:left="137" w:right="174"/>
      </w:pPr>
      <w:r>
        <w:t xml:space="preserve">1    </w:t>
      </w:r>
      <w:proofErr w:type="gramStart"/>
      <w:r>
        <w:t>Antes</w:t>
      </w:r>
      <w:proofErr w:type="gramEnd"/>
      <w:r>
        <w:t xml:space="preserve"> del partido</w:t>
      </w:r>
      <w:r>
        <w:rPr>
          <w:b w:val="0"/>
        </w:rPr>
        <w:t xml:space="preserve"> </w:t>
      </w:r>
    </w:p>
    <w:p w14:paraId="72DF9C24" w14:textId="1D1D7563" w:rsidR="00F634ED" w:rsidRDefault="00000000">
      <w:pPr>
        <w:ind w:left="473" w:right="107"/>
      </w:pPr>
      <w:r>
        <w:t xml:space="preserve">Antes de la reunión </w:t>
      </w:r>
      <w:proofErr w:type="spellStart"/>
      <w:r>
        <w:t>pre-partido</w:t>
      </w:r>
      <w:proofErr w:type="spellEnd"/>
      <w:r>
        <w:t xml:space="preserve"> con los Jugadores, completará la información requerida en la Hoja de Arbitraje como el nombre del Torneo, ronda, </w:t>
      </w:r>
      <w:del w:id="1174" w:author="ALVARO SANCHEZ-CID ROMAN" w:date="2024-01-07T15:08:00Z">
        <w:r w:rsidDel="004C72CE">
          <w:delText>cambio de pelotas</w:delText>
        </w:r>
      </w:del>
      <w:r>
        <w:t xml:space="preserve">, nombres de los Jugadores, etc. </w:t>
      </w:r>
    </w:p>
    <w:p w14:paraId="077609B7" w14:textId="77777777" w:rsidR="00F634ED" w:rsidRDefault="00000000">
      <w:pPr>
        <w:spacing w:after="0" w:line="259" w:lineRule="auto"/>
        <w:ind w:left="0" w:firstLine="0"/>
        <w:jc w:val="left"/>
      </w:pPr>
      <w:r>
        <w:rPr>
          <w:sz w:val="26"/>
        </w:rPr>
        <w:t xml:space="preserve"> </w:t>
      </w:r>
    </w:p>
    <w:p w14:paraId="565F760A" w14:textId="77777777" w:rsidR="00F634ED" w:rsidRDefault="00000000">
      <w:pPr>
        <w:spacing w:after="3" w:line="259" w:lineRule="auto"/>
        <w:ind w:left="137" w:right="174" w:hanging="10"/>
      </w:pPr>
      <w:r>
        <w:rPr>
          <w:b/>
        </w:rPr>
        <w:t xml:space="preserve">2    </w:t>
      </w:r>
      <w:proofErr w:type="gramStart"/>
      <w:r>
        <w:rPr>
          <w:b/>
        </w:rPr>
        <w:t>Sorteo</w:t>
      </w:r>
      <w:proofErr w:type="gramEnd"/>
      <w:r>
        <w:t xml:space="preserve"> </w:t>
      </w:r>
    </w:p>
    <w:p w14:paraId="27403F31" w14:textId="6F1E52C8" w:rsidR="00F634ED" w:rsidRDefault="00000000">
      <w:pPr>
        <w:ind w:left="473" w:right="107"/>
      </w:pPr>
      <w:r>
        <w:t xml:space="preserve">Tras el sorteo, anotará quien lo ganó y las elecciones de los Jugadores. </w:t>
      </w:r>
      <w:ins w:id="1175" w:author="ALVARO SANCHEZ-CID ROMAN" w:date="2024-01-07T17:05:00Z">
        <w:r w:rsidR="00503A60">
          <w:t xml:space="preserve">Marcando </w:t>
        </w:r>
      </w:ins>
      <w:ins w:id="1176" w:author="ALVARO SANCHEZ-CID ROMAN" w:date="2024-01-07T17:06:00Z">
        <w:r w:rsidR="00503A60">
          <w:t xml:space="preserve">el </w:t>
        </w:r>
      </w:ins>
      <w:ins w:id="1177" w:author="ALVARO SANCHEZ-CID ROMAN" w:date="2024-01-07T17:07:00Z">
        <w:r w:rsidR="00503A60">
          <w:t xml:space="preserve">primer equipo al </w:t>
        </w:r>
        <w:proofErr w:type="gramStart"/>
        <w:r w:rsidR="00503A60">
          <w:t>saque  en</w:t>
        </w:r>
        <w:proofErr w:type="gramEnd"/>
        <w:r w:rsidR="00503A60">
          <w:t xml:space="preserve"> cada juego</w:t>
        </w:r>
      </w:ins>
      <w:ins w:id="1178" w:author="ALVARO SANCHEZ-CID ROMAN" w:date="2024-01-07T17:08:00Z">
        <w:r w:rsidR="00503A60">
          <w:t xml:space="preserve">, identificando el lado elegido por el equipo correspondiente </w:t>
        </w:r>
      </w:ins>
      <w:ins w:id="1179" w:author="ALVARO SANCHEZ-CID ROMAN" w:date="2024-01-07T17:09:00Z">
        <w:r w:rsidR="00503A60">
          <w:t>y una marca bajo el 6 en caso de que el partido sea al mejor de tres juegos.</w:t>
        </w:r>
      </w:ins>
    </w:p>
    <w:p w14:paraId="66C5014E" w14:textId="77777777" w:rsidR="00F634ED" w:rsidRDefault="00000000">
      <w:pPr>
        <w:spacing w:after="0" w:line="259" w:lineRule="auto"/>
        <w:ind w:left="0" w:firstLine="0"/>
        <w:jc w:val="left"/>
      </w:pPr>
      <w:r>
        <w:rPr>
          <w:sz w:val="26"/>
        </w:rPr>
        <w:lastRenderedPageBreak/>
        <w:t xml:space="preserve"> </w:t>
      </w:r>
    </w:p>
    <w:p w14:paraId="2ED00A9E" w14:textId="69BB335F" w:rsidR="00F634ED" w:rsidDel="008E6DCE" w:rsidRDefault="00000000" w:rsidP="008E6DCE">
      <w:pPr>
        <w:pStyle w:val="Ttulo2"/>
        <w:ind w:left="137" w:right="174"/>
        <w:rPr>
          <w:del w:id="1180" w:author="ALVARO SANCHEZ-CID ROMAN" w:date="2024-01-07T17:01:00Z"/>
        </w:rPr>
      </w:pPr>
      <w:r>
        <w:t xml:space="preserve">3   </w:t>
      </w:r>
      <w:proofErr w:type="gramStart"/>
      <w:ins w:id="1181" w:author="ALVARO SANCHEZ-CID ROMAN" w:date="2024-01-07T20:56:00Z">
        <w:r w:rsidR="007B1E84">
          <w:t>Pérdida</w:t>
        </w:r>
        <w:proofErr w:type="gramEnd"/>
        <w:r w:rsidR="007B1E84">
          <w:t xml:space="preserve"> de juego o partido</w:t>
        </w:r>
      </w:ins>
      <w:r>
        <w:t xml:space="preserve"> </w:t>
      </w:r>
      <w:del w:id="1182" w:author="ALVARO SANCHEZ-CID ROMAN" w:date="2024-01-07T17:01:00Z">
        <w:r w:rsidDel="008E6DCE">
          <w:delText>Tiempo / Interrupciones</w:delText>
        </w:r>
        <w:r w:rsidDel="008E6DCE">
          <w:rPr>
            <w:b w:val="0"/>
          </w:rPr>
          <w:delText xml:space="preserve"> </w:delText>
        </w:r>
      </w:del>
    </w:p>
    <w:p w14:paraId="0317AE9C" w14:textId="79B99CED" w:rsidR="007B1E84" w:rsidRDefault="007B1E84" w:rsidP="008E6DCE">
      <w:pPr>
        <w:ind w:left="473" w:right="107"/>
        <w:rPr>
          <w:ins w:id="1183" w:author="ALVARO SANCHEZ-CID ROMAN" w:date="2024-01-07T21:00:00Z"/>
        </w:rPr>
      </w:pPr>
      <w:ins w:id="1184" w:author="ALVARO SANCHEZ-CID ROMAN" w:date="2024-01-07T20:58:00Z">
        <w:r>
          <w:t xml:space="preserve">Llegada </w:t>
        </w:r>
      </w:ins>
      <w:ins w:id="1185" w:author="ALVARO SANCHEZ-CID ROMAN" w:date="2024-01-07T20:59:00Z">
        <w:r>
          <w:t>tardía al partido, pérdida de juego (y partido si es a un solo juego) a los 10 minutos, pérdida de part</w:t>
        </w:r>
      </w:ins>
      <w:ins w:id="1186" w:author="ALVARO SANCHEZ-CID ROMAN" w:date="2024-01-07T21:00:00Z">
        <w:r>
          <w:t xml:space="preserve">ido a los 15 minutos desde la llamada del partido. </w:t>
        </w:r>
      </w:ins>
      <w:ins w:id="1187" w:author="ALVARO SANCHEZ-CID ROMAN" w:date="2024-01-07T21:02:00Z">
        <w:r w:rsidR="006B08DA">
          <w:t>Anotar el resultado como 11-0 y e</w:t>
        </w:r>
      </w:ins>
      <w:ins w:id="1188" w:author="ALVARO SANCHEZ-CID ROMAN" w:date="2024-01-07T21:00:00Z">
        <w:r>
          <w:t>scribir la hora en cada caso.</w:t>
        </w:r>
      </w:ins>
    </w:p>
    <w:p w14:paraId="4CB21644" w14:textId="1223FC7D" w:rsidR="006B08DA" w:rsidRDefault="006B08DA" w:rsidP="008E6DCE">
      <w:pPr>
        <w:ind w:left="473" w:right="107"/>
        <w:rPr>
          <w:ins w:id="1189" w:author="ALVARO SANCHEZ-CID ROMAN" w:date="2024-01-07T21:03:00Z"/>
        </w:rPr>
      </w:pPr>
      <w:ins w:id="1190" w:author="ALVARO SANCHEZ-CID ROMAN" w:date="2024-01-07T21:00:00Z">
        <w:r>
          <w:t>Pérdida de Juego por Regla (</w:t>
        </w:r>
        <w:proofErr w:type="spellStart"/>
        <w:r>
          <w:t>Game</w:t>
        </w:r>
        <w:proofErr w:type="spellEnd"/>
        <w:r>
          <w:t xml:space="preserve"> </w:t>
        </w:r>
        <w:proofErr w:type="spellStart"/>
        <w:r>
          <w:t>Forfeit</w:t>
        </w:r>
        <w:proofErr w:type="spellEnd"/>
        <w:r>
          <w:t>) o d</w:t>
        </w:r>
      </w:ins>
      <w:ins w:id="1191" w:author="ALVARO SANCHEZ-CID ROMAN" w:date="2024-01-07T21:01:00Z">
        <w:r>
          <w:t xml:space="preserve">e partido (Match </w:t>
        </w:r>
        <w:proofErr w:type="spellStart"/>
        <w:r>
          <w:t>Forfeit</w:t>
        </w:r>
        <w:proofErr w:type="spellEnd"/>
        <w:r>
          <w:t>)</w:t>
        </w:r>
      </w:ins>
      <w:ins w:id="1192" w:author="ALVARO SANCHEZ-CID ROMAN" w:date="2024-01-07T21:03:00Z">
        <w:r>
          <w:t xml:space="preserve">. Anotar el resultado como 11-0 y escribir </w:t>
        </w:r>
      </w:ins>
      <w:ins w:id="1193" w:author="ALVARO SANCHEZ-CID ROMAN" w:date="2024-01-07T21:06:00Z">
        <w:r>
          <w:t>“</w:t>
        </w:r>
      </w:ins>
      <w:proofErr w:type="spellStart"/>
      <w:ins w:id="1194" w:author="ALVARO SANCHEZ-CID ROMAN" w:date="2024-01-07T21:03:00Z">
        <w:r>
          <w:t>Forfeit</w:t>
        </w:r>
      </w:ins>
      <w:proofErr w:type="spellEnd"/>
      <w:ins w:id="1195" w:author="ALVARO SANCHEZ-CID ROMAN" w:date="2024-01-07T21:06:00Z">
        <w:r>
          <w:t>”</w:t>
        </w:r>
      </w:ins>
      <w:ins w:id="1196" w:author="ALVARO SANCHEZ-CID ROMAN" w:date="2024-01-07T21:03:00Z">
        <w:r>
          <w:t>.</w:t>
        </w:r>
      </w:ins>
    </w:p>
    <w:p w14:paraId="7E4CCE06" w14:textId="3493D032" w:rsidR="006B08DA" w:rsidRDefault="006B08DA" w:rsidP="008E6DCE">
      <w:pPr>
        <w:ind w:left="473" w:right="107"/>
        <w:rPr>
          <w:ins w:id="1197" w:author="ALVARO SANCHEZ-CID ROMAN" w:date="2024-01-07T20:57:00Z"/>
        </w:rPr>
      </w:pPr>
      <w:ins w:id="1198" w:author="ALVARO SANCHEZ-CID ROMAN" w:date="2024-01-07T21:04:00Z">
        <w:r>
          <w:t xml:space="preserve">Retirada del partido. </w:t>
        </w:r>
      </w:ins>
      <w:ins w:id="1199" w:author="ALVARO SANCHEZ-CID ROMAN" w:date="2024-01-07T21:05:00Z">
        <w:r>
          <w:t xml:space="preserve">Anotar el resultado manteniendo los puntos ganados del equipo que se retira y añadir al contrario los puntos necesarios para </w:t>
        </w:r>
      </w:ins>
      <w:ins w:id="1200" w:author="ALVARO SANCHEZ-CID ROMAN" w:date="2024-01-07T21:06:00Z">
        <w:r>
          <w:t>la victoria. Escribir “Retirada”</w:t>
        </w:r>
      </w:ins>
    </w:p>
    <w:p w14:paraId="0B651FAF" w14:textId="77777777" w:rsidR="007B1E84" w:rsidRDefault="007B1E84" w:rsidP="008E6DCE">
      <w:pPr>
        <w:ind w:left="473" w:right="107"/>
        <w:rPr>
          <w:ins w:id="1201" w:author="ALVARO SANCHEZ-CID ROMAN" w:date="2024-01-07T20:57:00Z"/>
        </w:rPr>
      </w:pPr>
    </w:p>
    <w:p w14:paraId="7E341DD8" w14:textId="105E440B" w:rsidR="00F634ED" w:rsidRDefault="00000000" w:rsidP="008E6DCE">
      <w:pPr>
        <w:ind w:left="473" w:right="107"/>
      </w:pPr>
      <w:del w:id="1202" w:author="ALVARO SANCHEZ-CID ROMAN" w:date="2024-01-07T17:01:00Z">
        <w:r w:rsidDel="008E6DCE">
          <w:delText xml:space="preserve">Anotará la hora de inicio y finalización de cada set. También anotará el tiempo y las razones de las interrupciones que ocurrieron. </w:delText>
        </w:r>
      </w:del>
    </w:p>
    <w:p w14:paraId="3069EE7E" w14:textId="77777777" w:rsidR="00F634ED" w:rsidRDefault="00000000">
      <w:pPr>
        <w:spacing w:after="0" w:line="259" w:lineRule="auto"/>
        <w:ind w:left="0" w:firstLine="0"/>
        <w:jc w:val="left"/>
      </w:pPr>
      <w:r>
        <w:rPr>
          <w:sz w:val="26"/>
        </w:rPr>
        <w:t xml:space="preserve"> </w:t>
      </w:r>
    </w:p>
    <w:p w14:paraId="6AEF1789" w14:textId="3DD082C5" w:rsidR="00F634ED" w:rsidDel="00503A60" w:rsidRDefault="00000000" w:rsidP="00503A60">
      <w:pPr>
        <w:pStyle w:val="Ttulo2"/>
        <w:ind w:left="137" w:right="174"/>
        <w:rPr>
          <w:del w:id="1203" w:author="ALVARO SANCHEZ-CID ROMAN" w:date="2024-01-07T17:09:00Z"/>
        </w:rPr>
      </w:pPr>
      <w:r>
        <w:t xml:space="preserve">4    </w:t>
      </w:r>
      <w:del w:id="1204" w:author="ALVARO SANCHEZ-CID ROMAN" w:date="2024-01-07T17:09:00Z">
        <w:r w:rsidDel="00503A60">
          <w:delText>Lado del Sacador</w:delText>
        </w:r>
        <w:r w:rsidDel="00503A60">
          <w:rPr>
            <w:b w:val="0"/>
          </w:rPr>
          <w:delText xml:space="preserve"> </w:delText>
        </w:r>
      </w:del>
    </w:p>
    <w:p w14:paraId="7166D2B6" w14:textId="03359571" w:rsidR="00F634ED" w:rsidRDefault="00000000" w:rsidP="00503A60">
      <w:pPr>
        <w:ind w:left="473" w:right="107"/>
      </w:pPr>
      <w:del w:id="1205" w:author="ALVARO SANCHEZ-CID ROMAN" w:date="2024-01-07T17:09:00Z">
        <w:r w:rsidDel="00503A60">
          <w:delText xml:space="preserve">Anotará la inicial del Sacador en la columna “Lado del Sacador” en los lados y orden que corresponda, según sea la ubicación de los Jugadores en pista en relación con la silla del Juez de Silla. </w:delText>
        </w:r>
      </w:del>
    </w:p>
    <w:p w14:paraId="10AE7858" w14:textId="77777777" w:rsidR="00F634ED" w:rsidRDefault="00000000">
      <w:pPr>
        <w:spacing w:after="0" w:line="259" w:lineRule="auto"/>
        <w:ind w:left="473" w:firstLine="0"/>
        <w:jc w:val="left"/>
      </w:pPr>
      <w:r>
        <w:t xml:space="preserve"> </w:t>
      </w:r>
    </w:p>
    <w:p w14:paraId="104B94EC" w14:textId="55BF9821" w:rsidR="00F634ED" w:rsidDel="00503A60" w:rsidRDefault="00000000" w:rsidP="00503A60">
      <w:pPr>
        <w:pStyle w:val="Ttulo2"/>
        <w:ind w:left="137" w:right="174"/>
        <w:rPr>
          <w:del w:id="1206" w:author="ALVARO SANCHEZ-CID ROMAN" w:date="2024-01-07T17:10:00Z"/>
        </w:rPr>
      </w:pPr>
      <w:r>
        <w:t xml:space="preserve">5    </w:t>
      </w:r>
      <w:del w:id="1207" w:author="ALVARO SANCHEZ-CID ROMAN" w:date="2024-01-07T17:10:00Z">
        <w:r w:rsidDel="00503A60">
          <w:delText>Cambio de pelotas</w:delText>
        </w:r>
        <w:r w:rsidDel="00503A60">
          <w:rPr>
            <w:b w:val="0"/>
          </w:rPr>
          <w:delText xml:space="preserve"> </w:delText>
        </w:r>
      </w:del>
    </w:p>
    <w:p w14:paraId="3E9CEA1E" w14:textId="421E3CB1" w:rsidR="00F634ED" w:rsidRDefault="00000000" w:rsidP="00503A60">
      <w:pPr>
        <w:ind w:left="512" w:right="107"/>
      </w:pPr>
      <w:del w:id="1208" w:author="ALVARO SANCHEZ-CID ROMAN" w:date="2024-01-07T17:10:00Z">
        <w:r w:rsidDel="00503A60">
          <w:delText xml:space="preserve">Señalará con antelación, el juego en el cual debe efectuarse un cambio de pelotas, en la parte derecha de la Hoja de Arbitraje. </w:delText>
        </w:r>
      </w:del>
    </w:p>
    <w:p w14:paraId="24CE4636" w14:textId="77777777" w:rsidR="00F634ED" w:rsidRDefault="00000000">
      <w:pPr>
        <w:spacing w:after="0" w:line="259" w:lineRule="auto"/>
        <w:ind w:left="0" w:firstLine="0"/>
        <w:jc w:val="left"/>
      </w:pPr>
      <w:r>
        <w:rPr>
          <w:sz w:val="26"/>
        </w:rPr>
        <w:t xml:space="preserve"> </w:t>
      </w:r>
    </w:p>
    <w:p w14:paraId="186839C5" w14:textId="77777777" w:rsidR="00F634ED" w:rsidRDefault="00000000">
      <w:pPr>
        <w:pStyle w:val="Ttulo2"/>
        <w:ind w:left="137" w:right="174"/>
      </w:pPr>
      <w:r>
        <w:t xml:space="preserve">6    </w:t>
      </w:r>
      <w:proofErr w:type="gramStart"/>
      <w:r>
        <w:t>Puntos</w:t>
      </w:r>
      <w:proofErr w:type="gramEnd"/>
      <w:r>
        <w:rPr>
          <w:b w:val="0"/>
        </w:rPr>
        <w:t xml:space="preserve"> </w:t>
      </w:r>
    </w:p>
    <w:p w14:paraId="3CF91C71" w14:textId="37264E9E" w:rsidR="00503A60" w:rsidRDefault="00503A60">
      <w:pPr>
        <w:ind w:left="512" w:right="107"/>
        <w:rPr>
          <w:ins w:id="1209" w:author="ALVARO SANCHEZ-CID ROMAN" w:date="2024-01-07T17:12:00Z"/>
        </w:rPr>
      </w:pPr>
      <w:ins w:id="1210" w:author="ALVARO SANCHEZ-CID ROMAN" w:date="2024-01-07T17:11:00Z">
        <w:r>
          <w:t>Los puntos hecho</w:t>
        </w:r>
      </w:ins>
      <w:ins w:id="1211" w:author="ALVARO SANCHEZ-CID ROMAN" w:date="2024-01-07T17:12:00Z">
        <w:r>
          <w:t xml:space="preserve">s por el primer servidor </w:t>
        </w:r>
      </w:ins>
      <w:ins w:id="1212" w:author="ALVARO SANCHEZ-CID ROMAN" w:date="2024-01-07T17:13:00Z">
        <w:r>
          <w:t xml:space="preserve">(o en individuales) </w:t>
        </w:r>
      </w:ins>
      <w:ins w:id="1213" w:author="ALVARO SANCHEZ-CID ROMAN" w:date="2024-01-07T17:12:00Z">
        <w:r>
          <w:t>se anotarán con una barra inclinada.</w:t>
        </w:r>
      </w:ins>
    </w:p>
    <w:p w14:paraId="41B39FA6" w14:textId="24D007F4" w:rsidR="00503A60" w:rsidRDefault="00503A60">
      <w:pPr>
        <w:ind w:left="512" w:right="107"/>
        <w:rPr>
          <w:ins w:id="1214" w:author="ALVARO SANCHEZ-CID ROMAN" w:date="2024-01-07T17:13:00Z"/>
        </w:rPr>
      </w:pPr>
      <w:ins w:id="1215" w:author="ALVARO SANCHEZ-CID ROMAN" w:date="2024-01-07T17:12:00Z">
        <w:r>
          <w:t>Los puntos hechos por el segundo servidor se anotarán con una barra invertida</w:t>
        </w:r>
      </w:ins>
      <w:ins w:id="1216" w:author="ALVARO SANCHEZ-CID ROMAN" w:date="2024-01-07T17:13:00Z">
        <w:r>
          <w:t>.</w:t>
        </w:r>
      </w:ins>
    </w:p>
    <w:p w14:paraId="05D3CDE4" w14:textId="24D15CA4" w:rsidR="00503A60" w:rsidRDefault="00503A60">
      <w:pPr>
        <w:ind w:left="512" w:right="107"/>
        <w:rPr>
          <w:ins w:id="1217" w:author="ALVARO SANCHEZ-CID ROMAN" w:date="2024-01-07T17:11:00Z"/>
        </w:rPr>
      </w:pPr>
      <w:ins w:id="1218" w:author="ALVARO SANCHEZ-CID ROMAN" w:date="2024-01-07T17:13:00Z">
        <w:r>
          <w:t xml:space="preserve">Los </w:t>
        </w:r>
        <w:proofErr w:type="spellStart"/>
        <w:r>
          <w:t>side-out</w:t>
        </w:r>
        <w:proofErr w:type="spellEnd"/>
        <w:r>
          <w:t xml:space="preserve"> se marcarán con una barra vertical a la derecha del último tanto.</w:t>
        </w:r>
      </w:ins>
    </w:p>
    <w:p w14:paraId="717CFE39" w14:textId="7ECDEC8F" w:rsidR="00F634ED" w:rsidDel="00503A60" w:rsidRDefault="00000000">
      <w:pPr>
        <w:ind w:left="512" w:right="107"/>
        <w:rPr>
          <w:del w:id="1219" w:author="ALVARO SANCHEZ-CID ROMAN" w:date="2024-01-07T17:11:00Z"/>
        </w:rPr>
      </w:pPr>
      <w:del w:id="1220" w:author="ALVARO SANCHEZ-CID ROMAN" w:date="2024-01-07T17:11:00Z">
        <w:r w:rsidDel="00503A60">
          <w:delText xml:space="preserve">Los puntos se señalarán con marcas que cubran la diagonal del recuadro correspondiente al punto en cuestión, o con las siguientes letras en su caso: </w:delText>
        </w:r>
      </w:del>
    </w:p>
    <w:p w14:paraId="6331D1BB" w14:textId="5DE3C917" w:rsidR="00F634ED" w:rsidDel="00503A60" w:rsidRDefault="00000000">
      <w:pPr>
        <w:ind w:left="512" w:right="107"/>
        <w:rPr>
          <w:del w:id="1221" w:author="ALVARO SANCHEZ-CID ROMAN" w:date="2024-01-07T17:11:00Z"/>
        </w:rPr>
      </w:pPr>
      <w:del w:id="1222" w:author="ALVARO SANCHEZ-CID ROMAN" w:date="2024-01-07T17:11:00Z">
        <w:r w:rsidDel="00503A60">
          <w:delText xml:space="preserve">“A” - Ace </w:delText>
        </w:r>
      </w:del>
    </w:p>
    <w:p w14:paraId="0947EB0C" w14:textId="37B083E0" w:rsidR="00F634ED" w:rsidDel="00503A60" w:rsidRDefault="00000000">
      <w:pPr>
        <w:ind w:left="512" w:right="107"/>
        <w:rPr>
          <w:del w:id="1223" w:author="ALVARO SANCHEZ-CID ROMAN" w:date="2024-01-07T17:11:00Z"/>
        </w:rPr>
      </w:pPr>
      <w:del w:id="1224" w:author="ALVARO SANCHEZ-CID ROMAN" w:date="2024-01-07T17:11:00Z">
        <w:r w:rsidDel="00503A60">
          <w:delText xml:space="preserve">“D” - Doble falta </w:delText>
        </w:r>
      </w:del>
    </w:p>
    <w:p w14:paraId="2710E55B" w14:textId="279A58B6" w:rsidR="00F634ED" w:rsidDel="00503A60" w:rsidRDefault="00000000">
      <w:pPr>
        <w:ind w:left="512" w:right="107"/>
        <w:rPr>
          <w:del w:id="1225" w:author="ALVARO SANCHEZ-CID ROMAN" w:date="2024-01-07T17:11:00Z"/>
        </w:rPr>
      </w:pPr>
      <w:del w:id="1226" w:author="ALVARO SANCHEZ-CID ROMAN" w:date="2024-01-07T17:11:00Z">
        <w:r w:rsidDel="00503A60">
          <w:delText xml:space="preserve">Además, se marcará un punto “·” en la parte inferior del recuadro correspondiente al Sacador del punto en juego para indicar un primer servicio “Fault”. </w:delText>
        </w:r>
      </w:del>
    </w:p>
    <w:p w14:paraId="4E3B9E2A" w14:textId="674A14BB" w:rsidR="00F634ED" w:rsidRDefault="00000000">
      <w:pPr>
        <w:spacing w:after="0" w:line="259" w:lineRule="auto"/>
        <w:ind w:left="0" w:firstLine="0"/>
        <w:jc w:val="left"/>
      </w:pPr>
      <w:del w:id="1227" w:author="ALVARO SANCHEZ-CID ROMAN" w:date="2024-01-07T17:11:00Z">
        <w:r w:rsidDel="00503A60">
          <w:rPr>
            <w:sz w:val="26"/>
          </w:rPr>
          <w:delText xml:space="preserve"> </w:delText>
        </w:r>
      </w:del>
    </w:p>
    <w:p w14:paraId="602F7D62" w14:textId="77777777" w:rsidR="00F634ED" w:rsidRDefault="00000000">
      <w:pPr>
        <w:pStyle w:val="Ttulo2"/>
        <w:ind w:left="137" w:right="174"/>
      </w:pPr>
      <w:r>
        <w:t xml:space="preserve">7    </w:t>
      </w:r>
      <w:proofErr w:type="gramStart"/>
      <w:r>
        <w:t>Juegos</w:t>
      </w:r>
      <w:proofErr w:type="gramEnd"/>
      <w:r>
        <w:rPr>
          <w:b w:val="0"/>
        </w:rPr>
        <w:t xml:space="preserve"> </w:t>
      </w:r>
    </w:p>
    <w:p w14:paraId="3CE54FC8" w14:textId="7B7E7C47" w:rsidR="00503A60" w:rsidRDefault="00503A60">
      <w:pPr>
        <w:ind w:left="473" w:right="107"/>
        <w:rPr>
          <w:ins w:id="1228" w:author="ALVARO SANCHEZ-CID ROMAN" w:date="2024-01-07T17:16:00Z"/>
        </w:rPr>
      </w:pPr>
      <w:ins w:id="1229" w:author="ALVARO SANCHEZ-CID ROMAN" w:date="2024-01-07T17:14:00Z">
        <w:r>
          <w:t>Una vez completado un juego</w:t>
        </w:r>
      </w:ins>
      <w:ins w:id="1230" w:author="ALVARO SANCHEZ-CID ROMAN" w:date="2024-01-07T17:15:00Z">
        <w:r>
          <w:t xml:space="preserve"> se </w:t>
        </w:r>
        <w:r w:rsidR="00A91F97">
          <w:t xml:space="preserve">redondearán los últimos tanteos del equipo ganador y del perdedor y se rayarán las casillas en blanco </w:t>
        </w:r>
      </w:ins>
      <w:ins w:id="1231" w:author="ALVARO SANCHEZ-CID ROMAN" w:date="2024-01-07T17:16:00Z">
        <w:r w:rsidR="00A91F97">
          <w:t>de los tantos y de los tiempos muertos.</w:t>
        </w:r>
      </w:ins>
    </w:p>
    <w:p w14:paraId="324D689F" w14:textId="1359B8E0" w:rsidR="00A91F97" w:rsidRDefault="00A91F97">
      <w:pPr>
        <w:ind w:left="473" w:right="107"/>
        <w:rPr>
          <w:ins w:id="1232" w:author="ALVARO SANCHEZ-CID ROMAN" w:date="2024-01-07T17:14:00Z"/>
        </w:rPr>
      </w:pPr>
      <w:ins w:id="1233" w:author="ALVARO SANCHEZ-CID ROMAN" w:date="2024-01-07T17:16:00Z">
        <w:r>
          <w:t>Esto no se hará en el último juego.</w:t>
        </w:r>
      </w:ins>
    </w:p>
    <w:p w14:paraId="18EA076C" w14:textId="2F6B27DF" w:rsidR="00F634ED" w:rsidDel="00503A60" w:rsidRDefault="00000000">
      <w:pPr>
        <w:ind w:left="473" w:right="107"/>
        <w:rPr>
          <w:del w:id="1234" w:author="ALVARO SANCHEZ-CID ROMAN" w:date="2024-01-07T17:14:00Z"/>
        </w:rPr>
      </w:pPr>
      <w:del w:id="1235" w:author="ALVARO SANCHEZ-CID ROMAN" w:date="2024-01-07T17:14:00Z">
        <w:r w:rsidDel="00503A60">
          <w:delText xml:space="preserve">El número total de juegos acumulados por el ganador del último juego del set en progreso será anotado en la columna “Juegos”. </w:delText>
        </w:r>
      </w:del>
    </w:p>
    <w:p w14:paraId="652B8682" w14:textId="040F2A6D" w:rsidR="00F634ED" w:rsidRDefault="00000000">
      <w:pPr>
        <w:spacing w:after="0" w:line="259" w:lineRule="auto"/>
        <w:ind w:left="0" w:firstLine="0"/>
        <w:jc w:val="left"/>
      </w:pPr>
      <w:del w:id="1236" w:author="ALVARO SANCHEZ-CID ROMAN" w:date="2024-01-07T17:14:00Z">
        <w:r w:rsidDel="00503A60">
          <w:rPr>
            <w:sz w:val="26"/>
          </w:rPr>
          <w:delText xml:space="preserve"> </w:delText>
        </w:r>
      </w:del>
    </w:p>
    <w:p w14:paraId="51D425FB" w14:textId="77777777" w:rsidR="00F634ED" w:rsidRDefault="00000000">
      <w:pPr>
        <w:pStyle w:val="Ttulo2"/>
        <w:ind w:left="137" w:right="174"/>
      </w:pPr>
      <w:r>
        <w:t xml:space="preserve">8    </w:t>
      </w:r>
      <w:proofErr w:type="gramStart"/>
      <w:r>
        <w:t>Infracciones</w:t>
      </w:r>
      <w:proofErr w:type="gramEnd"/>
      <w:r>
        <w:t xml:space="preserve"> de Código </w:t>
      </w:r>
      <w:del w:id="1237" w:author="ALVARO SANCHEZ-CID ROMAN" w:date="2024-01-07T17:17:00Z">
        <w:r w:rsidDel="00A91F97">
          <w:delText>y Tiempo</w:delText>
        </w:r>
      </w:del>
      <w:r>
        <w:rPr>
          <w:b w:val="0"/>
        </w:rPr>
        <w:t xml:space="preserve"> </w:t>
      </w:r>
    </w:p>
    <w:p w14:paraId="0E07B04C" w14:textId="0F49FA49" w:rsidR="00525663" w:rsidRDefault="00525663" w:rsidP="00525663">
      <w:pPr>
        <w:spacing w:after="39" w:line="235" w:lineRule="auto"/>
        <w:ind w:left="567" w:right="173" w:hanging="8"/>
        <w:jc w:val="left"/>
        <w:rPr>
          <w:ins w:id="1238" w:author="ALVARO SANCHEZ-CID ROMAN" w:date="2024-01-07T17:29:00Z"/>
        </w:rPr>
      </w:pPr>
      <w:ins w:id="1239" w:author="ALVARO SANCHEZ-CID ROMAN" w:date="2024-01-07T17:29:00Z">
        <w:r>
          <w:t>"Advertencia verbal</w:t>
        </w:r>
      </w:ins>
      <w:ins w:id="1240" w:author="ALVARO SANCHEZ-CID ROMAN" w:date="2024-01-07T17:33:00Z">
        <w:r>
          <w:t>”</w:t>
        </w:r>
      </w:ins>
      <w:ins w:id="1241" w:author="ALVARO SANCHEZ-CID ROMAN" w:date="2024-01-07T17:30:00Z">
        <w:r>
          <w:t>.</w:t>
        </w:r>
      </w:ins>
      <w:ins w:id="1242" w:author="ALVARO SANCHEZ-CID ROMAN" w:date="2024-01-07T17:29:00Z">
        <w:r>
          <w:t xml:space="preserve"> Registrar en la hoja de marcadores </w:t>
        </w:r>
      </w:ins>
      <w:ins w:id="1243" w:author="ALVARO SANCHEZ-CID ROMAN" w:date="2024-01-07T17:30:00Z">
        <w:r>
          <w:t>bajo las casillas de</w:t>
        </w:r>
      </w:ins>
      <w:ins w:id="1244" w:author="ALVARO SANCHEZ-CID ROMAN" w:date="2024-01-07T17:31:00Z">
        <w:r>
          <w:t xml:space="preserve"> AT y FT </w:t>
        </w:r>
      </w:ins>
      <w:ins w:id="1245" w:author="ALVARO SANCHEZ-CID ROMAN" w:date="2024-01-07T17:29:00Z">
        <w:r>
          <w:t>y en la parte de atrás como: AV, (nombre, (juego), (marcador), razón”</w:t>
        </w:r>
      </w:ins>
    </w:p>
    <w:p w14:paraId="580311F3" w14:textId="23576CEB" w:rsidR="00525663" w:rsidRDefault="00525663" w:rsidP="00525663">
      <w:pPr>
        <w:spacing w:after="39" w:line="235" w:lineRule="auto"/>
        <w:ind w:left="567" w:right="173" w:hanging="8"/>
        <w:jc w:val="left"/>
        <w:rPr>
          <w:ins w:id="1246" w:author="ALVARO SANCHEZ-CID ROMAN" w:date="2024-01-07T17:29:00Z"/>
        </w:rPr>
      </w:pPr>
      <w:ins w:id="1247" w:author="ALVARO SANCHEZ-CID ROMAN" w:date="2024-01-07T17:29:00Z">
        <w:r>
          <w:t>"Advertencia técnica</w:t>
        </w:r>
      </w:ins>
      <w:ins w:id="1248" w:author="ALVARO SANCHEZ-CID ROMAN" w:date="2024-01-07T17:33:00Z">
        <w:r>
          <w:t>”</w:t>
        </w:r>
      </w:ins>
      <w:ins w:id="1249" w:author="ALVARO SANCHEZ-CID ROMAN" w:date="2024-01-07T17:29:00Z">
        <w:r>
          <w:t>. Registrar en la casilla de la hoja de marcadores y en la parte de atrás como: AT, (nombre, (juego), (marcador), razón”</w:t>
        </w:r>
      </w:ins>
    </w:p>
    <w:p w14:paraId="08D475EA" w14:textId="7642B004" w:rsidR="00525663" w:rsidRDefault="00525663" w:rsidP="00525663">
      <w:pPr>
        <w:spacing w:after="39" w:line="235" w:lineRule="auto"/>
        <w:ind w:left="567" w:right="173" w:hanging="8"/>
        <w:jc w:val="left"/>
        <w:rPr>
          <w:ins w:id="1250" w:author="ALVARO SANCHEZ-CID ROMAN" w:date="2024-01-07T17:29:00Z"/>
        </w:rPr>
      </w:pPr>
      <w:ins w:id="1251" w:author="ALVARO SANCHEZ-CID ROMAN" w:date="2024-01-07T17:29:00Z">
        <w:r>
          <w:t>"Falta Técnica”. Registrar en la casilla de la hoja de marcadores y en la parte de atrás como: FT, (nombre, (juego), (marcador), razón”, la FT conlleva penalización de 1 punto.</w:t>
        </w:r>
      </w:ins>
    </w:p>
    <w:p w14:paraId="754FFC3A" w14:textId="4F589F98" w:rsidR="00525663" w:rsidRDefault="00525663">
      <w:pPr>
        <w:ind w:left="473" w:right="107"/>
        <w:rPr>
          <w:ins w:id="1252" w:author="ALVARO SANCHEZ-CID ROMAN" w:date="2024-01-07T17:29:00Z"/>
        </w:rPr>
      </w:pPr>
    </w:p>
    <w:p w14:paraId="52C1F895" w14:textId="02D643A8" w:rsidR="00F634ED" w:rsidDel="00A91F97" w:rsidRDefault="00000000">
      <w:pPr>
        <w:ind w:left="473" w:right="107"/>
        <w:rPr>
          <w:del w:id="1253" w:author="ALVARO SANCHEZ-CID ROMAN" w:date="2024-01-07T17:17:00Z"/>
        </w:rPr>
      </w:pPr>
      <w:del w:id="1254" w:author="ALVARO SANCHEZ-CID ROMAN" w:date="2024-01-07T17:17:00Z">
        <w:r w:rsidDel="00A91F97">
          <w:lastRenderedPageBreak/>
          <w:delText xml:space="preserve">Cuando imponga una Infracción de Código o de Tiempo a un jugador, anotará una “C” o una </w:delText>
        </w:r>
      </w:del>
    </w:p>
    <w:p w14:paraId="766A4344" w14:textId="2C24298D" w:rsidR="00F634ED" w:rsidDel="00A91F97" w:rsidRDefault="00000000">
      <w:pPr>
        <w:ind w:left="473" w:right="107"/>
        <w:rPr>
          <w:del w:id="1255" w:author="ALVARO SANCHEZ-CID ROMAN" w:date="2024-01-07T17:17:00Z"/>
        </w:rPr>
      </w:pPr>
      <w:del w:id="1256" w:author="ALVARO SANCHEZ-CID ROMAN" w:date="2024-01-07T17:17:00Z">
        <w:r w:rsidDel="00A91F97">
          <w:delText xml:space="preserve">“T” según sea el caso en el recuadro correspondiente de dicho Jugador. Cuando imponga un Punto o un Juego de Penalización, los señalizará con una “X” en la casilla correspondiente del Jugador que avance en el marcador. Cuando se aplique una Pérdida de Servicio se marcará con un punto “.” en el caso del primer servicio, y con una “X” en el caso del segundo servicio. Las Infracciones de Código y Tiempo deben también ser anotadas en sus respectivas secciones existentes en la parte posterior de la Hoja de Arbitraje con el mayor nivel de detalle posible a fin de que el Juez Árbitro sea conocedor de lo que ocurrió exactamente y pueda así obrar en consecuencia. </w:delText>
        </w:r>
      </w:del>
    </w:p>
    <w:p w14:paraId="65A3916B" w14:textId="025AD0EE" w:rsidR="00F634ED" w:rsidRDefault="00000000">
      <w:pPr>
        <w:spacing w:after="0" w:line="259" w:lineRule="auto"/>
        <w:ind w:left="0" w:firstLine="0"/>
        <w:jc w:val="left"/>
      </w:pPr>
      <w:del w:id="1257" w:author="ALVARO SANCHEZ-CID ROMAN" w:date="2024-01-07T17:17:00Z">
        <w:r w:rsidDel="00A91F97">
          <w:rPr>
            <w:sz w:val="26"/>
          </w:rPr>
          <w:delText xml:space="preserve"> </w:delText>
        </w:r>
      </w:del>
    </w:p>
    <w:p w14:paraId="4F0EB0AE" w14:textId="77777777" w:rsidR="00F634ED" w:rsidRDefault="00000000">
      <w:pPr>
        <w:pStyle w:val="Ttulo2"/>
        <w:ind w:left="137" w:right="174"/>
      </w:pPr>
      <w:r>
        <w:t xml:space="preserve">9    </w:t>
      </w:r>
      <w:commentRangeStart w:id="1258"/>
      <w:proofErr w:type="gramStart"/>
      <w:r>
        <w:t>Informe</w:t>
      </w:r>
      <w:commentRangeEnd w:id="1258"/>
      <w:proofErr w:type="gramEnd"/>
      <w:r w:rsidR="00525663">
        <w:rPr>
          <w:rStyle w:val="Refdecomentario"/>
          <w:b w:val="0"/>
        </w:rPr>
        <w:commentReference w:id="1258"/>
      </w:r>
      <w:r>
        <w:rPr>
          <w:b w:val="0"/>
        </w:rPr>
        <w:t xml:space="preserve"> </w:t>
      </w:r>
    </w:p>
    <w:p w14:paraId="019CD1E4" w14:textId="77777777" w:rsidR="00F634ED" w:rsidRDefault="00000000">
      <w:pPr>
        <w:ind w:left="473" w:right="107"/>
      </w:pPr>
      <w:r>
        <w:t xml:space="preserve">Deberá informar al Juez Árbitro, a la finalización del partido, de los hechos acaecidos relacionados con cualquier Infracción impuesta, incluyendo cita textual de las palabras vertidas en su caso. </w:t>
      </w:r>
    </w:p>
    <w:p w14:paraId="782CC0A9" w14:textId="77777777" w:rsidR="00F634ED" w:rsidRDefault="00000000">
      <w:pPr>
        <w:spacing w:after="0" w:line="259" w:lineRule="auto"/>
        <w:ind w:left="0" w:firstLine="0"/>
        <w:jc w:val="left"/>
      </w:pPr>
      <w:r>
        <w:rPr>
          <w:sz w:val="26"/>
        </w:rPr>
        <w:t xml:space="preserve"> </w:t>
      </w:r>
    </w:p>
    <w:p w14:paraId="67E8135F" w14:textId="77777777" w:rsidR="00F634ED" w:rsidRDefault="00000000">
      <w:pPr>
        <w:pStyle w:val="Ttulo2"/>
        <w:ind w:left="137" w:right="174"/>
      </w:pPr>
      <w:r>
        <w:t xml:space="preserve">10  </w:t>
      </w:r>
      <w:del w:id="1259" w:author="ALVARO SANCHEZ-CID ROMAN" w:date="2024-01-07T17:34:00Z">
        <w:r w:rsidDel="00525663">
          <w:delText>Calambres</w:delText>
        </w:r>
        <w:r w:rsidDel="00525663">
          <w:rPr>
            <w:b w:val="0"/>
          </w:rPr>
          <w:delText xml:space="preserve"> </w:delText>
        </w:r>
      </w:del>
    </w:p>
    <w:p w14:paraId="4D3C122E" w14:textId="3EEC6230" w:rsidR="00F634ED" w:rsidDel="00525663" w:rsidRDefault="00000000">
      <w:pPr>
        <w:ind w:left="473" w:right="393"/>
        <w:rPr>
          <w:del w:id="1260" w:author="ALVARO SANCHEZ-CID ROMAN" w:date="2024-01-07T17:34:00Z"/>
        </w:rPr>
      </w:pPr>
      <w:del w:id="1261" w:author="ALVARO SANCHEZ-CID ROMAN" w:date="2024-01-07T17:34:00Z">
        <w:r w:rsidDel="00525663">
          <w:delText xml:space="preserve">Cuando un jugador conceda puntos en orden a ser tratado por calambres en un descanso, los mismos se indicarán con una “X” para el jugador que avance en el marcador. </w:delText>
        </w:r>
      </w:del>
    </w:p>
    <w:p w14:paraId="144C6E10" w14:textId="77777777" w:rsidR="00525663" w:rsidRDefault="00525663">
      <w:pPr>
        <w:ind w:left="473" w:right="393"/>
        <w:rPr>
          <w:ins w:id="1262" w:author="ALVARO SANCHEZ-CID ROMAN" w:date="2024-01-07T17:35:00Z"/>
        </w:rPr>
      </w:pPr>
    </w:p>
    <w:p w14:paraId="2907691D" w14:textId="60397E7B" w:rsidR="00525663" w:rsidRDefault="00525663" w:rsidP="000E341E">
      <w:pPr>
        <w:pStyle w:val="Ttulo2"/>
        <w:numPr>
          <w:ilvl w:val="0"/>
          <w:numId w:val="10"/>
        </w:numPr>
        <w:ind w:left="142" w:right="174"/>
        <w:rPr>
          <w:ins w:id="1263" w:author="ALVARO SANCHEZ-CID ROMAN" w:date="2024-01-07T17:35:00Z"/>
        </w:rPr>
      </w:pPr>
      <w:ins w:id="1264" w:author="ALVARO SANCHEZ-CID ROMAN" w:date="2024-01-07T17:35:00Z">
        <w:r>
          <w:t>Final del partido</w:t>
        </w:r>
      </w:ins>
    </w:p>
    <w:p w14:paraId="145B48A4" w14:textId="7FB2BDB1" w:rsidR="00525663" w:rsidRDefault="000E341E" w:rsidP="00525663">
      <w:pPr>
        <w:ind w:left="473" w:right="393"/>
        <w:rPr>
          <w:ins w:id="1265" w:author="ALVARO SANCHEZ-CID ROMAN" w:date="2024-01-07T17:39:00Z"/>
        </w:rPr>
      </w:pPr>
      <w:ins w:id="1266" w:author="ALVARO SANCHEZ-CID ROMAN" w:date="2024-01-07T17:37:00Z">
        <w:r>
          <w:t>Se rodearán con un círculo los nombres de los ganadores escribiendo en su interior “GANADORES”. Se colocar</w:t>
        </w:r>
      </w:ins>
      <w:ins w:id="1267" w:author="ALVARO SANCHEZ-CID ROMAN" w:date="2024-01-07T17:38:00Z">
        <w:r>
          <w:t xml:space="preserve">á la hoja en la tablilla con los nombres de los ganadores arriba y el clip de la tablilla a </w:t>
        </w:r>
      </w:ins>
      <w:ins w:id="1268" w:author="ALVARO SANCHEZ-CID ROMAN" w:date="2024-01-07T17:39:00Z">
        <w:r>
          <w:t>la izquierda.</w:t>
        </w:r>
      </w:ins>
    </w:p>
    <w:p w14:paraId="18C73781" w14:textId="1BE3AF15" w:rsidR="000E341E" w:rsidRDefault="000E341E" w:rsidP="00525663">
      <w:pPr>
        <w:ind w:left="473" w:right="393"/>
        <w:rPr>
          <w:ins w:id="1269" w:author="ALVARO SANCHEZ-CID ROMAN" w:date="2024-01-07T17:39:00Z"/>
        </w:rPr>
      </w:pPr>
      <w:ins w:id="1270" w:author="ALVARO SANCHEZ-CID ROMAN" w:date="2024-01-07T17:39:00Z">
        <w:r>
          <w:t>Se escribirá el resultado final en el centro de la hoja colocando en primer lugar el marcador del equipo ganador.</w:t>
        </w:r>
      </w:ins>
    </w:p>
    <w:p w14:paraId="09D31A89" w14:textId="67CD61CA" w:rsidR="000E341E" w:rsidRDefault="000E341E" w:rsidP="00525663">
      <w:pPr>
        <w:ind w:left="473" w:right="393"/>
        <w:rPr>
          <w:ins w:id="1271" w:author="ALVARO SANCHEZ-CID ROMAN" w:date="2024-01-07T17:35:00Z"/>
        </w:rPr>
      </w:pPr>
      <w:ins w:id="1272" w:author="ALVARO SANCHEZ-CID ROMAN" w:date="2024-01-07T17:39:00Z">
        <w:r>
          <w:t xml:space="preserve">Se </w:t>
        </w:r>
      </w:ins>
      <w:ins w:id="1273" w:author="ALVARO SANCHEZ-CID ROMAN" w:date="2024-01-07T17:40:00Z">
        <w:r>
          <w:t>confirmará el resultado con uno de los ganadores y se recogerá la firma o iniciales junto al resultado.</w:t>
        </w:r>
      </w:ins>
    </w:p>
    <w:p w14:paraId="1492536B" w14:textId="0D7FB41E" w:rsidR="00F634ED" w:rsidRDefault="00000000">
      <w:pPr>
        <w:spacing w:after="0" w:line="259" w:lineRule="auto"/>
        <w:ind w:left="473" w:firstLine="0"/>
        <w:jc w:val="left"/>
      </w:pPr>
      <w:del w:id="1274" w:author="ALVARO SANCHEZ-CID ROMAN" w:date="2024-01-07T17:34:00Z">
        <w:r w:rsidDel="00525663">
          <w:delText xml:space="preserve"> </w:delText>
        </w:r>
      </w:del>
    </w:p>
    <w:p w14:paraId="4C96E824" w14:textId="77777777" w:rsidR="00F634ED" w:rsidRDefault="00000000">
      <w:pPr>
        <w:ind w:left="473" w:right="107"/>
      </w:pPr>
      <w:r>
        <w:t xml:space="preserve">Una Hoja de Arbitraje señalizada a modo de ejemplo puede encontrarse en el Apéndice B. </w:t>
      </w:r>
    </w:p>
    <w:p w14:paraId="545496BA" w14:textId="77777777" w:rsidR="00F634ED" w:rsidRDefault="00000000">
      <w:pPr>
        <w:spacing w:after="0" w:line="259" w:lineRule="auto"/>
        <w:ind w:left="0" w:firstLine="0"/>
        <w:jc w:val="left"/>
      </w:pPr>
      <w:r>
        <w:rPr>
          <w:sz w:val="26"/>
        </w:rPr>
        <w:t xml:space="preserve"> </w:t>
      </w:r>
    </w:p>
    <w:p w14:paraId="4C273BC1" w14:textId="77777777" w:rsidR="00F634ED" w:rsidRDefault="00000000">
      <w:pPr>
        <w:pStyle w:val="Ttulo2"/>
        <w:spacing w:after="219"/>
        <w:ind w:right="174"/>
      </w:pPr>
      <w:r>
        <w:rPr>
          <w:b w:val="0"/>
          <w:sz w:val="13"/>
        </w:rPr>
        <w:t xml:space="preserve"> </w:t>
      </w:r>
      <w:proofErr w:type="gramStart"/>
      <w:r>
        <w:t>K  RESPONSABILIDADES</w:t>
      </w:r>
      <w:proofErr w:type="gramEnd"/>
      <w:r>
        <w:t xml:space="preserve"> DE LOS JUECES EN </w:t>
      </w:r>
      <w:commentRangeStart w:id="1275"/>
      <w:r>
        <w:t>PISTA</w:t>
      </w:r>
      <w:commentRangeEnd w:id="1275"/>
      <w:r w:rsidR="007D79EA">
        <w:rPr>
          <w:rStyle w:val="Refdecomentario"/>
          <w:b w:val="0"/>
        </w:rPr>
        <w:commentReference w:id="1275"/>
      </w:r>
      <w:r>
        <w:rPr>
          <w:b w:val="0"/>
        </w:rPr>
        <w:t xml:space="preserve"> </w:t>
      </w:r>
    </w:p>
    <w:p w14:paraId="182C4151" w14:textId="77777777" w:rsidR="00F634ED" w:rsidRDefault="00000000">
      <w:pPr>
        <w:ind w:left="127" w:right="107"/>
      </w:pPr>
      <w:r>
        <w:t xml:space="preserve">Las responsabilidades de cada uno de los diferentes Jueces en pista son las siguientes: </w:t>
      </w:r>
    </w:p>
    <w:p w14:paraId="74D290F9" w14:textId="77777777" w:rsidR="00F634ED" w:rsidRDefault="00000000">
      <w:pPr>
        <w:spacing w:after="0" w:line="259" w:lineRule="auto"/>
        <w:ind w:left="0" w:firstLine="0"/>
        <w:jc w:val="left"/>
      </w:pPr>
      <w:r>
        <w:rPr>
          <w:sz w:val="26"/>
        </w:rPr>
        <w:t xml:space="preserve"> </w:t>
      </w:r>
    </w:p>
    <w:p w14:paraId="4D108469" w14:textId="73863386" w:rsidR="00F634ED" w:rsidRDefault="00000000">
      <w:pPr>
        <w:numPr>
          <w:ilvl w:val="0"/>
          <w:numId w:val="21"/>
        </w:numPr>
        <w:ind w:left="487" w:right="107" w:hanging="360"/>
      </w:pPr>
      <w:r>
        <w:t xml:space="preserve">Los Jueces de las líneas de fondo, laterales, </w:t>
      </w:r>
      <w:del w:id="1276" w:author="ALVARO SANCHEZ-CID ROMAN" w:date="2024-01-07T17:42:00Z">
        <w:r w:rsidDel="000E341E">
          <w:delText>servicio y central de servicio</w:delText>
        </w:r>
      </w:del>
      <w:r>
        <w:t xml:space="preserve"> cantarán “</w:t>
      </w:r>
      <w:proofErr w:type="spellStart"/>
      <w:r>
        <w:t>Out</w:t>
      </w:r>
      <w:proofErr w:type="spellEnd"/>
      <w:r>
        <w:t>” o “</w:t>
      </w:r>
      <w:proofErr w:type="spellStart"/>
      <w:r>
        <w:t>Fault</w:t>
      </w:r>
      <w:proofErr w:type="spellEnd"/>
      <w:r>
        <w:t>”, según sea el caso, solamente en sus respectivas líneas.</w:t>
      </w:r>
      <w:del w:id="1277" w:author="ALVARO SANCHEZ-CID ROMAN" w:date="2024-01-07T17:43:00Z">
        <w:r w:rsidDel="000E341E">
          <w:delText xml:space="preserve"> </w:delText>
        </w:r>
      </w:del>
    </w:p>
    <w:p w14:paraId="0DB495FA" w14:textId="63343206" w:rsidR="00F634ED" w:rsidDel="000E341E" w:rsidRDefault="00000000">
      <w:pPr>
        <w:numPr>
          <w:ilvl w:val="0"/>
          <w:numId w:val="21"/>
        </w:numPr>
        <w:ind w:left="487" w:right="107" w:hanging="360"/>
        <w:rPr>
          <w:del w:id="1278" w:author="ALVARO SANCHEZ-CID ROMAN" w:date="2024-01-07T17:43:00Z"/>
        </w:rPr>
      </w:pPr>
      <w:del w:id="1279" w:author="ALVARO SANCHEZ-CID ROMAN" w:date="2024-01-07T17:43:00Z">
        <w:r w:rsidDel="000E341E">
          <w:delText xml:space="preserve">El Juez de Red cantará todos los “Net” y “Through” y asistirá al Juez de Silla en la medición de la altura de la red y en los cambios de pelotas. Cuando no se utilice Juez de Red, será el Juez de la línea de servicio quien ayude al Juez de Silla en los cambios de pelotas. </w:delText>
        </w:r>
      </w:del>
    </w:p>
    <w:p w14:paraId="63EA4586" w14:textId="66CBA55A" w:rsidR="00F634ED" w:rsidRDefault="00000000">
      <w:pPr>
        <w:numPr>
          <w:ilvl w:val="0"/>
          <w:numId w:val="21"/>
        </w:numPr>
        <w:spacing w:after="30"/>
        <w:ind w:left="487" w:right="107" w:hanging="360"/>
        <w:rPr>
          <w:ins w:id="1280" w:author="ALVARO SANCHEZ-CID ROMAN" w:date="2024-01-07T17:48:00Z"/>
        </w:rPr>
      </w:pPr>
      <w:r>
        <w:t xml:space="preserve">Los Jueces de las líneas de fondo, laterales </w:t>
      </w:r>
      <w:del w:id="1281" w:author="ALVARO SANCHEZ-CID ROMAN" w:date="2024-01-07T17:43:00Z">
        <w:r w:rsidDel="000E341E">
          <w:delText xml:space="preserve">y central de servicio </w:delText>
        </w:r>
      </w:del>
      <w:r>
        <w:t>cantarán “</w:t>
      </w:r>
      <w:proofErr w:type="spellStart"/>
      <w:r>
        <w:t>Foot</w:t>
      </w:r>
      <w:proofErr w:type="spellEnd"/>
      <w:r>
        <w:t xml:space="preserve"> </w:t>
      </w:r>
      <w:proofErr w:type="spellStart"/>
      <w:r>
        <w:t>Fault</w:t>
      </w:r>
      <w:proofErr w:type="spellEnd"/>
      <w:r>
        <w:t xml:space="preserve">” solamente en sus respectivas líneas, incluso si ello implica hacerlo a través de la red. </w:t>
      </w:r>
    </w:p>
    <w:p w14:paraId="26584006" w14:textId="7A124D78" w:rsidR="008752AA" w:rsidRDefault="008752AA">
      <w:pPr>
        <w:numPr>
          <w:ilvl w:val="0"/>
          <w:numId w:val="21"/>
        </w:numPr>
        <w:spacing w:after="30"/>
        <w:ind w:left="487" w:right="107" w:hanging="360"/>
      </w:pPr>
      <w:ins w:id="1282" w:author="ALVARO SANCHEZ-CID ROMAN" w:date="2024-01-07T17:48:00Z">
        <w:r>
          <w:t>El Segundo Juez de Pista cantará</w:t>
        </w:r>
      </w:ins>
      <w:ins w:id="1283" w:author="ALVARO SANCHEZ-CID ROMAN" w:date="2024-01-07T17:49:00Z">
        <w:r>
          <w:t xml:space="preserve"> las Faltas de pie en el Servicio, </w:t>
        </w:r>
      </w:ins>
      <w:ins w:id="1284" w:author="ALVARO SANCHEZ-CID ROMAN" w:date="2024-01-07T17:50:00Z">
        <w:r>
          <w:t xml:space="preserve">Faltas de la Zona de </w:t>
        </w:r>
        <w:proofErr w:type="spellStart"/>
        <w:proofErr w:type="gramStart"/>
        <w:r>
          <w:t>No.Volea</w:t>
        </w:r>
        <w:proofErr w:type="spellEnd"/>
        <w:proofErr w:type="gramEnd"/>
        <w:r>
          <w:t>, Faltas del Plano de la Red</w:t>
        </w:r>
      </w:ins>
      <w:ins w:id="1285" w:author="ALVARO SANCHEZ-CID ROMAN" w:date="2024-01-07T17:49:00Z">
        <w:r>
          <w:t xml:space="preserve"> </w:t>
        </w:r>
      </w:ins>
    </w:p>
    <w:p w14:paraId="2D7A1E3E" w14:textId="00076A63" w:rsidR="00F634ED" w:rsidRDefault="00000000">
      <w:pPr>
        <w:numPr>
          <w:ilvl w:val="0"/>
          <w:numId w:val="21"/>
        </w:numPr>
        <w:ind w:left="487" w:right="107" w:hanging="360"/>
      </w:pPr>
      <w:r>
        <w:t xml:space="preserve">El Juez de </w:t>
      </w:r>
      <w:ins w:id="1286" w:author="ALVARO SANCHEZ-CID ROMAN" w:date="2024-01-07T17:48:00Z">
        <w:r w:rsidR="008752AA">
          <w:t>Pista</w:t>
        </w:r>
      </w:ins>
      <w:del w:id="1287" w:author="ALVARO SANCHEZ-CID ROMAN" w:date="2024-01-07T17:48:00Z">
        <w:r w:rsidDel="008752AA">
          <w:delText>Silla</w:delText>
        </w:r>
      </w:del>
      <w:r>
        <w:t xml:space="preserve"> cantará</w:t>
      </w:r>
      <w:del w:id="1288" w:author="ALVARO SANCHEZ-CID ROMAN" w:date="2024-01-07T17:49:00Z">
        <w:r w:rsidDel="008752AA">
          <w:delText xml:space="preserve"> todos</w:delText>
        </w:r>
      </w:del>
      <w:r>
        <w:t xml:space="preserve"> l</w:t>
      </w:r>
      <w:ins w:id="1289" w:author="ALVARO SANCHEZ-CID ROMAN" w:date="2024-01-07T17:49:00Z">
        <w:r w:rsidR="008752AA">
          <w:t>a</w:t>
        </w:r>
      </w:ins>
      <w:del w:id="1290" w:author="ALVARO SANCHEZ-CID ROMAN" w:date="2024-01-07T17:49:00Z">
        <w:r w:rsidDel="008752AA">
          <w:delText>o</w:delText>
        </w:r>
      </w:del>
      <w:r>
        <w:t xml:space="preserve">s </w:t>
      </w:r>
      <w:del w:id="1291" w:author="ALVARO SANCHEZ-CID ROMAN" w:date="2024-01-07T17:44:00Z">
        <w:r w:rsidDel="000E341E">
          <w:delText>“Let”, “Foul Shot”, “Touch”, “Not Up” y “Hindrance”.</w:delText>
        </w:r>
      </w:del>
      <w:ins w:id="1292" w:author="ALVARO SANCHEZ-CID ROMAN" w:date="2024-01-07T17:44:00Z">
        <w:r w:rsidR="000E341E">
          <w:t>”Faltas de Servicio, Faltas de la Zona de No-Volea, Saques Cortos</w:t>
        </w:r>
      </w:ins>
      <w:ins w:id="1293" w:author="ALVARO SANCHEZ-CID ROMAN" w:date="2024-01-07T17:45:00Z">
        <w:r w:rsidR="000E341E">
          <w:t>, Dobles Botes, Faltas del Plano de la Red</w:t>
        </w:r>
      </w:ins>
      <w:ins w:id="1294" w:author="ALVARO SANCHEZ-CID ROMAN" w:date="2024-01-07T17:47:00Z">
        <w:r w:rsidR="008752AA">
          <w:t xml:space="preserve">, Distracciones, </w:t>
        </w:r>
      </w:ins>
      <w:ins w:id="1295" w:author="ALVARO SANCHEZ-CID ROMAN" w:date="2024-01-07T17:48:00Z">
        <w:r w:rsidR="008752AA">
          <w:t>Pelota tocando a un jugador”</w:t>
        </w:r>
      </w:ins>
      <w:r>
        <w:t xml:space="preserve"> </w:t>
      </w:r>
    </w:p>
    <w:p w14:paraId="40E6EDF7" w14:textId="77777777" w:rsidR="00F634ED" w:rsidRDefault="00000000">
      <w:pPr>
        <w:spacing w:after="0" w:line="259" w:lineRule="auto"/>
        <w:ind w:left="0" w:firstLine="0"/>
        <w:jc w:val="left"/>
      </w:pPr>
      <w:r>
        <w:rPr>
          <w:sz w:val="26"/>
        </w:rPr>
        <w:t xml:space="preserve"> </w:t>
      </w:r>
    </w:p>
    <w:p w14:paraId="7643F478" w14:textId="77777777" w:rsidR="00F634ED" w:rsidRDefault="00000000">
      <w:pPr>
        <w:pStyle w:val="Ttulo2"/>
        <w:spacing w:after="217"/>
        <w:ind w:right="174"/>
      </w:pPr>
      <w:r>
        <w:rPr>
          <w:b w:val="0"/>
          <w:sz w:val="13"/>
        </w:rPr>
        <w:t xml:space="preserve"> </w:t>
      </w:r>
      <w:r>
        <w:t>L   EQUIPO</w:t>
      </w:r>
      <w:del w:id="1296" w:author="ALVARO SANCHEZ-CID ROMAN" w:date="2024-01-07T18:10:00Z">
        <w:r w:rsidDel="00A341A3">
          <w:delText xml:space="preserve"> COMPLETO</w:delText>
        </w:r>
      </w:del>
      <w:r>
        <w:t xml:space="preserve"> DE JUECES DE LÍNEA</w:t>
      </w:r>
      <w:r>
        <w:rPr>
          <w:b w:val="0"/>
        </w:rPr>
        <w:t xml:space="preserve"> </w:t>
      </w:r>
    </w:p>
    <w:p w14:paraId="19A5F48F" w14:textId="1E8DCEE0" w:rsidR="00DC6615" w:rsidRDefault="00DC6615">
      <w:pPr>
        <w:ind w:left="473" w:right="107"/>
        <w:rPr>
          <w:ins w:id="1297" w:author="ALVARO SANCHEZ-CID ROMAN" w:date="2024-01-07T18:12:00Z"/>
        </w:rPr>
      </w:pPr>
      <w:ins w:id="1298" w:author="ALVARO SANCHEZ-CID ROMAN" w:date="2024-01-07T18:11:00Z">
        <w:r>
          <w:t xml:space="preserve">El Juez Árbitro determinará el número de </w:t>
        </w:r>
      </w:ins>
      <w:ins w:id="1299" w:author="ALVARO SANCHEZ-CID ROMAN" w:date="2024-01-07T18:12:00Z">
        <w:r>
          <w:t>jueces de línea para cada partido</w:t>
        </w:r>
      </w:ins>
      <w:ins w:id="1300" w:author="ALVARO SANCHEZ-CID ROMAN" w:date="2024-01-07T18:16:00Z">
        <w:r>
          <w:t>:</w:t>
        </w:r>
      </w:ins>
      <w:ins w:id="1301" w:author="ALVARO SANCHEZ-CID ROMAN" w:date="2024-01-07T18:12:00Z">
        <w:r>
          <w:t xml:space="preserve"> </w:t>
        </w:r>
      </w:ins>
    </w:p>
    <w:p w14:paraId="60D69C89" w14:textId="3D1BA032" w:rsidR="00DC6615" w:rsidRDefault="00DC6615">
      <w:pPr>
        <w:ind w:left="473" w:right="107"/>
        <w:rPr>
          <w:ins w:id="1302" w:author="ALVARO SANCHEZ-CID ROMAN" w:date="2024-01-07T18:13:00Z"/>
        </w:rPr>
      </w:pPr>
      <w:ins w:id="1303" w:author="ALVARO SANCHEZ-CID ROMAN" w:date="2024-01-07T18:13:00Z">
        <w:r>
          <w:t xml:space="preserve">A   </w:t>
        </w:r>
      </w:ins>
      <w:ins w:id="1304" w:author="ALVARO SANCHEZ-CID ROMAN" w:date="2024-01-07T18:12:00Z">
        <w:r>
          <w:t>Seis Jueces de Línea: Uno para cada lí</w:t>
        </w:r>
      </w:ins>
      <w:ins w:id="1305" w:author="ALVARO SANCHEZ-CID ROMAN" w:date="2024-01-07T18:13:00Z">
        <w:r>
          <w:t>n</w:t>
        </w:r>
      </w:ins>
      <w:ins w:id="1306" w:author="ALVARO SANCHEZ-CID ROMAN" w:date="2024-01-07T18:12:00Z">
        <w:r>
          <w:t>ea de base y la mitad</w:t>
        </w:r>
      </w:ins>
      <w:ins w:id="1307" w:author="ALVARO SANCHEZ-CID ROMAN" w:date="2024-01-07T18:13:00Z">
        <w:r>
          <w:t xml:space="preserve"> de una línea lateral.</w:t>
        </w:r>
      </w:ins>
    </w:p>
    <w:p w14:paraId="6F5D0261" w14:textId="11C658BA" w:rsidR="00DC6615" w:rsidRDefault="00DC6615">
      <w:pPr>
        <w:ind w:left="473" w:right="107"/>
        <w:rPr>
          <w:ins w:id="1308" w:author="ALVARO SANCHEZ-CID ROMAN" w:date="2024-01-07T18:15:00Z"/>
        </w:rPr>
      </w:pPr>
      <w:ins w:id="1309" w:author="ALVARO SANCHEZ-CID ROMAN" w:date="2024-01-07T18:13:00Z">
        <w:r>
          <w:lastRenderedPageBreak/>
          <w:t xml:space="preserve">B   Cuatro Jueces de Línea: </w:t>
        </w:r>
      </w:ins>
      <w:ins w:id="1310" w:author="ALVARO SANCHEZ-CID ROMAN" w:date="2024-01-07T18:14:00Z">
        <w:r>
          <w:t>Uno para cada línea de base y para cada línea lateral.</w:t>
        </w:r>
      </w:ins>
    </w:p>
    <w:p w14:paraId="24AB1CE4" w14:textId="72C3F182" w:rsidR="00DC6615" w:rsidRDefault="00DC6615">
      <w:pPr>
        <w:ind w:left="473" w:right="107"/>
        <w:rPr>
          <w:ins w:id="1311" w:author="ALVARO SANCHEZ-CID ROMAN" w:date="2024-01-07T18:17:00Z"/>
        </w:rPr>
      </w:pPr>
      <w:ins w:id="1312" w:author="ALVARO SANCHEZ-CID ROMAN" w:date="2024-01-07T18:15:00Z">
        <w:r>
          <w:t>C   Dos Jueces de Línea: Uno para cada línea de base.</w:t>
        </w:r>
      </w:ins>
      <w:ins w:id="1313" w:author="ALVARO SANCHEZ-CID ROMAN" w:date="2024-01-07T18:16:00Z">
        <w:r>
          <w:t xml:space="preserve"> El Juez de </w:t>
        </w:r>
      </w:ins>
      <w:ins w:id="1314" w:author="ALVARO SANCHEZ-CID ROMAN" w:date="2024-01-10T12:48:00Z">
        <w:r w:rsidR="009A7D74">
          <w:t>Pista</w:t>
        </w:r>
      </w:ins>
      <w:ins w:id="1315" w:author="ALVARO SANCHEZ-CID ROMAN" w:date="2024-01-07T18:16:00Z">
        <w:r>
          <w:t xml:space="preserve"> y el Segundo juez de Pista (en su caso) se encargarán de </w:t>
        </w:r>
      </w:ins>
      <w:ins w:id="1316" w:author="ALVARO SANCHEZ-CID ROMAN" w:date="2024-01-07T18:17:00Z">
        <w:r>
          <w:t>sus</w:t>
        </w:r>
      </w:ins>
      <w:ins w:id="1317" w:author="ALVARO SANCHEZ-CID ROMAN" w:date="2024-01-07T18:16:00Z">
        <w:r>
          <w:t xml:space="preserve"> líneas laterales.</w:t>
        </w:r>
      </w:ins>
    </w:p>
    <w:p w14:paraId="336C979A" w14:textId="7AF09C0B" w:rsidR="00DC6615" w:rsidRDefault="00DC6615">
      <w:pPr>
        <w:ind w:left="473" w:right="107"/>
        <w:rPr>
          <w:ins w:id="1318" w:author="ALVARO SANCHEZ-CID ROMAN" w:date="2024-01-07T18:10:00Z"/>
        </w:rPr>
      </w:pPr>
      <w:ins w:id="1319" w:author="ALVARO SANCHEZ-CID ROMAN" w:date="2024-01-07T18:17:00Z">
        <w:r>
          <w:t>La línea central en el servicio siempre será responsabilidad de los jugadores.</w:t>
        </w:r>
      </w:ins>
    </w:p>
    <w:p w14:paraId="28069455" w14:textId="33BAE048" w:rsidR="00F634ED" w:rsidDel="00A341A3" w:rsidRDefault="00000000">
      <w:pPr>
        <w:ind w:left="473" w:right="107"/>
        <w:rPr>
          <w:del w:id="1320" w:author="ALVARO SANCHEZ-CID ROMAN" w:date="2024-01-07T18:10:00Z"/>
        </w:rPr>
      </w:pPr>
      <w:del w:id="1321" w:author="ALVARO SANCHEZ-CID ROMAN" w:date="2024-01-07T18:10:00Z">
        <w:r w:rsidDel="00A341A3">
          <w:delText xml:space="preserve">Si el Juez de </w:delText>
        </w:r>
      </w:del>
      <w:del w:id="1322" w:author="ALVARO SANCHEZ-CID ROMAN" w:date="2024-01-07T18:06:00Z">
        <w:r w:rsidDel="00A341A3">
          <w:delText>Silla</w:delText>
        </w:r>
      </w:del>
      <w:del w:id="1323" w:author="ALVARO SANCHEZ-CID ROMAN" w:date="2024-01-07T18:10:00Z">
        <w:r w:rsidDel="00A341A3">
          <w:delText xml:space="preserve"> posee un Equipo completo de diez (</w:delText>
        </w:r>
      </w:del>
      <w:del w:id="1324" w:author="ALVARO SANCHEZ-CID ROMAN" w:date="2024-01-07T18:05:00Z">
        <w:r w:rsidDel="00A341A3">
          <w:delText>10</w:delText>
        </w:r>
      </w:del>
      <w:del w:id="1325" w:author="ALVARO SANCHEZ-CID ROMAN" w:date="2024-01-07T18:10:00Z">
        <w:r w:rsidDel="00A341A3">
          <w:delText xml:space="preserve">) Jueces de Línea, las responsabilidades de dichos Jueces serán las indicadas en el punto K anterior. En tal caso, los Jueces de Línea no podrán cantar a través de la red. </w:delText>
        </w:r>
      </w:del>
      <w:del w:id="1326" w:author="ALVARO SANCHEZ-CID ROMAN" w:date="2024-01-07T18:06:00Z">
        <w:r w:rsidDel="00A341A3">
          <w:delText xml:space="preserve">Los Jueces de las líneas laterales y central de servicio estarán de pie durante el juego. </w:delText>
        </w:r>
      </w:del>
    </w:p>
    <w:p w14:paraId="1F755AB8" w14:textId="233AFAC8" w:rsidR="00F634ED" w:rsidRDefault="00000000">
      <w:pPr>
        <w:spacing w:after="0" w:line="259" w:lineRule="auto"/>
        <w:ind w:left="0" w:firstLine="0"/>
        <w:jc w:val="left"/>
      </w:pPr>
      <w:del w:id="1327" w:author="ALVARO SANCHEZ-CID ROMAN" w:date="2024-01-07T18:10:00Z">
        <w:r w:rsidDel="00A341A3">
          <w:rPr>
            <w:sz w:val="26"/>
          </w:rPr>
          <w:delText xml:space="preserve"> </w:delText>
        </w:r>
      </w:del>
    </w:p>
    <w:p w14:paraId="74261683" w14:textId="2E88B3AF" w:rsidR="00F634ED" w:rsidDel="00DC6615" w:rsidRDefault="00000000" w:rsidP="00DC6615">
      <w:pPr>
        <w:pStyle w:val="Ttulo2"/>
        <w:spacing w:after="217"/>
        <w:ind w:right="174"/>
        <w:rPr>
          <w:del w:id="1328" w:author="ALVARO SANCHEZ-CID ROMAN" w:date="2024-01-07T18:18:00Z"/>
        </w:rPr>
      </w:pPr>
      <w:r>
        <w:rPr>
          <w:b w:val="0"/>
          <w:sz w:val="13"/>
        </w:rPr>
        <w:t xml:space="preserve"> </w:t>
      </w:r>
      <w:r>
        <w:t xml:space="preserve">M  </w:t>
      </w:r>
      <w:del w:id="1329" w:author="ALVARO SANCHEZ-CID ROMAN" w:date="2024-01-07T18:18:00Z">
        <w:r w:rsidDel="00DC6615">
          <w:delText>EQUIPO NO COMPLETO DE JUECES DE LÍNEA</w:delText>
        </w:r>
        <w:r w:rsidDel="00DC6615">
          <w:rPr>
            <w:b w:val="0"/>
          </w:rPr>
          <w:delText xml:space="preserve"> </w:delText>
        </w:r>
      </w:del>
    </w:p>
    <w:p w14:paraId="743A9F57" w14:textId="44380D3C" w:rsidR="00F634ED" w:rsidDel="00DC6615" w:rsidRDefault="00000000" w:rsidP="00DC6615">
      <w:pPr>
        <w:ind w:left="473" w:right="107"/>
        <w:rPr>
          <w:del w:id="1330" w:author="ALVARO SANCHEZ-CID ROMAN" w:date="2024-01-07T18:18:00Z"/>
        </w:rPr>
      </w:pPr>
      <w:del w:id="1331" w:author="ALVARO SANCHEZ-CID ROMAN" w:date="2024-01-07T18:18:00Z">
        <w:r w:rsidDel="00DC6615">
          <w:delText xml:space="preserve">Si el número de Jueces de Línea disponible es menor al de un Equipo completo, se recomienda lo siguiente: </w:delText>
        </w:r>
      </w:del>
    </w:p>
    <w:p w14:paraId="07FFC146" w14:textId="5711F26F" w:rsidR="00F634ED" w:rsidDel="00DC6615" w:rsidRDefault="00000000" w:rsidP="00DC6615">
      <w:pPr>
        <w:spacing w:after="0" w:line="259" w:lineRule="auto"/>
        <w:ind w:left="0" w:firstLine="0"/>
        <w:jc w:val="left"/>
        <w:rPr>
          <w:del w:id="1332" w:author="ALVARO SANCHEZ-CID ROMAN" w:date="2024-01-07T18:18:00Z"/>
        </w:rPr>
      </w:pPr>
      <w:del w:id="1333" w:author="ALVARO SANCHEZ-CID ROMAN" w:date="2024-01-07T18:18:00Z">
        <w:r w:rsidDel="00DC6615">
          <w:rPr>
            <w:sz w:val="26"/>
          </w:rPr>
          <w:delText xml:space="preserve"> </w:delText>
        </w:r>
      </w:del>
    </w:p>
    <w:p w14:paraId="79A646DC" w14:textId="1C0724C9" w:rsidR="00F634ED" w:rsidDel="00DC6615" w:rsidRDefault="00000000" w:rsidP="00DC6615">
      <w:pPr>
        <w:numPr>
          <w:ilvl w:val="0"/>
          <w:numId w:val="22"/>
        </w:numPr>
        <w:spacing w:after="4" w:line="235" w:lineRule="auto"/>
        <w:ind w:right="140" w:hanging="341"/>
        <w:rPr>
          <w:del w:id="1334" w:author="ALVARO SANCHEZ-CID ROMAN" w:date="2024-01-07T18:18:00Z"/>
        </w:rPr>
      </w:pPr>
      <w:del w:id="1335" w:author="ALVARO SANCHEZ-CID ROMAN" w:date="2024-01-07T18:18:00Z">
        <w:r w:rsidDel="00DC6615">
          <w:rPr>
            <w:b/>
          </w:rPr>
          <w:delText>Siete (7) Jueces de Línea</w:delText>
        </w:r>
        <w:r w:rsidDel="00DC6615">
          <w:delText xml:space="preserve"> </w:delText>
        </w:r>
        <w:r w:rsidDel="00DC6615">
          <w:rPr>
            <w:b/>
          </w:rPr>
          <w:delText xml:space="preserve">a    </w:delText>
        </w:r>
        <w:r w:rsidDel="00DC6615">
          <w:delText xml:space="preserve">Las líneas laterales y central de Servicio son cubiertas por cuatro (4) Jueces de Línea de pie. </w:delText>
        </w:r>
        <w:r w:rsidDel="00DC6615">
          <w:rPr>
            <w:b/>
          </w:rPr>
          <w:delText xml:space="preserve">b    </w:delText>
        </w:r>
        <w:r w:rsidDel="00DC6615">
          <w:delText xml:space="preserve">Las líneas laterales no se cantarán a través de la red. </w:delText>
        </w:r>
      </w:del>
    </w:p>
    <w:p w14:paraId="7AF95B1B" w14:textId="332F6EC9" w:rsidR="00F634ED" w:rsidDel="00DC6615" w:rsidRDefault="00000000" w:rsidP="00DC6615">
      <w:pPr>
        <w:numPr>
          <w:ilvl w:val="1"/>
          <w:numId w:val="22"/>
        </w:numPr>
        <w:ind w:right="107" w:hanging="396"/>
        <w:rPr>
          <w:del w:id="1336" w:author="ALVARO SANCHEZ-CID ROMAN" w:date="2024-01-07T18:18:00Z"/>
        </w:rPr>
      </w:pPr>
      <w:del w:id="1337" w:author="ALVARO SANCHEZ-CID ROMAN" w:date="2024-01-07T18:18:00Z">
        <w:r w:rsidDel="00DC6615">
          <w:delText xml:space="preserve">La línea central de servicio es cantada desde el lado del Restador y el Juez de dicha línea retornará a la línea lateral no cubierta tras realizarse el servicio, con lo cual </w:delText>
        </w:r>
      </w:del>
    </w:p>
    <w:p w14:paraId="4B291E4F" w14:textId="63F3256A" w:rsidR="00F634ED" w:rsidDel="00DC6615" w:rsidRDefault="00000000" w:rsidP="00DC6615">
      <w:pPr>
        <w:numPr>
          <w:ilvl w:val="1"/>
          <w:numId w:val="22"/>
        </w:numPr>
        <w:ind w:right="107" w:hanging="396"/>
        <w:rPr>
          <w:del w:id="1338" w:author="ALVARO SANCHEZ-CID ROMAN" w:date="2024-01-07T18:18:00Z"/>
        </w:rPr>
      </w:pPr>
      <w:del w:id="1339" w:author="ALVARO SANCHEZ-CID ROMAN" w:date="2024-01-07T18:18:00Z">
        <w:r w:rsidDel="00DC6615">
          <w:delText xml:space="preserve">Existe movimiento durante el punto. </w:delText>
        </w:r>
        <w:r w:rsidDel="00DC6615">
          <w:rPr>
            <w:b/>
          </w:rPr>
          <w:delText xml:space="preserve">e </w:delText>
        </w:r>
        <w:r w:rsidDel="00DC6615">
          <w:delText xml:space="preserve">Las  responsabilidades  para  un  Equipo  de  siete  (7)  Jueces  de  Línea  siguen  siendo  las indicadas en el punto K. </w:delText>
        </w:r>
      </w:del>
    </w:p>
    <w:p w14:paraId="037C8E26" w14:textId="54688A6D" w:rsidR="00F634ED" w:rsidDel="00DC6615" w:rsidRDefault="00000000" w:rsidP="00DC6615">
      <w:pPr>
        <w:spacing w:after="0" w:line="259" w:lineRule="auto"/>
        <w:ind w:left="0" w:firstLine="0"/>
        <w:jc w:val="left"/>
        <w:rPr>
          <w:del w:id="1340" w:author="ALVARO SANCHEZ-CID ROMAN" w:date="2024-01-07T18:18:00Z"/>
        </w:rPr>
      </w:pPr>
      <w:del w:id="1341" w:author="ALVARO SANCHEZ-CID ROMAN" w:date="2024-01-07T18:18:00Z">
        <w:r w:rsidDel="00DC6615">
          <w:rPr>
            <w:sz w:val="26"/>
          </w:rPr>
          <w:delText xml:space="preserve"> </w:delText>
        </w:r>
      </w:del>
    </w:p>
    <w:p w14:paraId="5C660C4A" w14:textId="04FCB55F" w:rsidR="00F634ED" w:rsidDel="00DC6615" w:rsidRDefault="00000000" w:rsidP="00DC6615">
      <w:pPr>
        <w:numPr>
          <w:ilvl w:val="0"/>
          <w:numId w:val="22"/>
        </w:numPr>
        <w:ind w:right="140" w:hanging="341"/>
        <w:rPr>
          <w:del w:id="1342" w:author="ALVARO SANCHEZ-CID ROMAN" w:date="2024-01-07T18:18:00Z"/>
        </w:rPr>
      </w:pPr>
      <w:del w:id="1343" w:author="ALVARO SANCHEZ-CID ROMAN" w:date="2024-01-07T18:18:00Z">
        <w:r w:rsidDel="00DC6615">
          <w:rPr>
            <w:b/>
          </w:rPr>
          <w:delText>Seis (6) Jueces de Línea</w:delText>
        </w:r>
        <w:r w:rsidDel="00DC6615">
          <w:delText xml:space="preserve"> </w:delText>
        </w:r>
        <w:r w:rsidDel="00DC6615">
          <w:rPr>
            <w:b/>
          </w:rPr>
          <w:delText xml:space="preserve">a    </w:delText>
        </w:r>
        <w:r w:rsidDel="00DC6615">
          <w:delText xml:space="preserve">Las líneas laterales y central de Servicio son cubiertas por tres (3) Jueces de Línea de pie. </w:delText>
        </w:r>
      </w:del>
    </w:p>
    <w:p w14:paraId="51F24D78" w14:textId="7A6F6C5B" w:rsidR="00F634ED" w:rsidDel="00DC6615" w:rsidRDefault="00000000" w:rsidP="00DC6615">
      <w:pPr>
        <w:numPr>
          <w:ilvl w:val="1"/>
          <w:numId w:val="24"/>
        </w:numPr>
        <w:ind w:right="152" w:hanging="386"/>
        <w:rPr>
          <w:del w:id="1344" w:author="ALVARO SANCHEZ-CID ROMAN" w:date="2024-01-07T18:18:00Z"/>
        </w:rPr>
      </w:pPr>
      <w:del w:id="1345" w:author="ALVARO SANCHEZ-CID ROMAN" w:date="2024-01-07T18:18:00Z">
        <w:r w:rsidDel="00DC6615">
          <w:delText xml:space="preserve">La línea lateral de servicio es cantada a través de la red desde el lado del Sacador y la central de servicio desde el lado del Restador. </w:delText>
        </w:r>
      </w:del>
    </w:p>
    <w:p w14:paraId="5792E596" w14:textId="2D1E73AE" w:rsidR="00F634ED" w:rsidDel="00DC6615" w:rsidRDefault="00000000" w:rsidP="00DC6615">
      <w:pPr>
        <w:numPr>
          <w:ilvl w:val="1"/>
          <w:numId w:val="24"/>
        </w:numPr>
        <w:ind w:right="152" w:hanging="386"/>
        <w:rPr>
          <w:del w:id="1346" w:author="ALVARO SANCHEZ-CID ROMAN" w:date="2024-01-07T18:18:00Z"/>
        </w:rPr>
      </w:pPr>
      <w:del w:id="1347" w:author="ALVARO SANCHEZ-CID ROMAN" w:date="2024-01-07T18:18:00Z">
        <w:r w:rsidDel="00DC6615">
          <w:delText xml:space="preserve">No existe movimiento durante el punto. </w:delText>
        </w:r>
        <w:r w:rsidDel="00DC6615">
          <w:rPr>
            <w:b/>
          </w:rPr>
          <w:delText xml:space="preserve">d    </w:delText>
        </w:r>
        <w:r w:rsidDel="00DC6615">
          <w:delText xml:space="preserve">Las  responsabilidades  para  un  Equipo  de  seis  (6)  Jueces  de  Línea  siguen  siendo  las indicadas en el punto K. </w:delText>
        </w:r>
      </w:del>
    </w:p>
    <w:p w14:paraId="397E8209" w14:textId="739D8EFD" w:rsidR="00F634ED" w:rsidDel="00DC6615" w:rsidRDefault="00000000" w:rsidP="00DC6615">
      <w:pPr>
        <w:spacing w:after="0" w:line="259" w:lineRule="auto"/>
        <w:ind w:left="0" w:firstLine="0"/>
        <w:jc w:val="left"/>
        <w:rPr>
          <w:del w:id="1348" w:author="ALVARO SANCHEZ-CID ROMAN" w:date="2024-01-07T18:18:00Z"/>
        </w:rPr>
      </w:pPr>
      <w:del w:id="1349" w:author="ALVARO SANCHEZ-CID ROMAN" w:date="2024-01-07T18:18:00Z">
        <w:r w:rsidDel="00DC6615">
          <w:rPr>
            <w:sz w:val="26"/>
          </w:rPr>
          <w:delText xml:space="preserve"> </w:delText>
        </w:r>
      </w:del>
    </w:p>
    <w:p w14:paraId="454F653E" w14:textId="601F8E17" w:rsidR="00F634ED" w:rsidDel="00DC6615" w:rsidRDefault="00000000" w:rsidP="00DC6615">
      <w:pPr>
        <w:numPr>
          <w:ilvl w:val="0"/>
          <w:numId w:val="22"/>
        </w:numPr>
        <w:ind w:right="140" w:hanging="341"/>
        <w:rPr>
          <w:del w:id="1350" w:author="ALVARO SANCHEZ-CID ROMAN" w:date="2024-01-07T18:18:00Z"/>
        </w:rPr>
      </w:pPr>
      <w:del w:id="1351" w:author="ALVARO SANCHEZ-CID ROMAN" w:date="2024-01-07T18:18:00Z">
        <w:r w:rsidDel="00DC6615">
          <w:rPr>
            <w:b/>
          </w:rPr>
          <w:delText>Cinco (5) Jueces de Línea</w:delText>
        </w:r>
        <w:r w:rsidDel="00DC6615">
          <w:delText xml:space="preserve"> </w:delText>
        </w:r>
        <w:r w:rsidDel="00DC6615">
          <w:rPr>
            <w:b/>
          </w:rPr>
          <w:delText xml:space="preserve">a    </w:delText>
        </w:r>
        <w:r w:rsidDel="00DC6615">
          <w:delText xml:space="preserve">Las líneas laterales y central de Servicio son cubiertas por dos (2) Jueces de Línea de pie. </w:delText>
        </w:r>
        <w:r w:rsidDel="00DC6615">
          <w:rPr>
            <w:b/>
          </w:rPr>
          <w:delText xml:space="preserve">b </w:delText>
        </w:r>
        <w:r w:rsidDel="00DC6615">
          <w:delText xml:space="preserve">Las asignaciones son las mismas que para un Equipo de seis (6) Jueces de Línea, con la excepción de que el Juez de la línea central de servicio, la cual será cantada desde el lado del Restador, deberá moverse hacia la lateral no cubierta tras realizarse el servicio, por lo cual </w:delText>
        </w:r>
      </w:del>
    </w:p>
    <w:p w14:paraId="11EBCA6D" w14:textId="160ED9DC" w:rsidR="00F634ED" w:rsidDel="00DC6615" w:rsidRDefault="00000000" w:rsidP="00DC6615">
      <w:pPr>
        <w:numPr>
          <w:ilvl w:val="1"/>
          <w:numId w:val="22"/>
        </w:numPr>
        <w:ind w:right="107" w:hanging="396"/>
        <w:rPr>
          <w:del w:id="1352" w:author="ALVARO SANCHEZ-CID ROMAN" w:date="2024-01-07T18:18:00Z"/>
        </w:rPr>
      </w:pPr>
      <w:del w:id="1353" w:author="ALVARO SANCHEZ-CID ROMAN" w:date="2024-01-07T18:18:00Z">
        <w:r w:rsidDel="00DC6615">
          <w:delText xml:space="preserve">Existe movimiento durante el punto. </w:delText>
        </w:r>
      </w:del>
    </w:p>
    <w:p w14:paraId="1DC17557" w14:textId="650B1D71" w:rsidR="00F634ED" w:rsidDel="00DC6615" w:rsidRDefault="00000000" w:rsidP="00DC6615">
      <w:pPr>
        <w:numPr>
          <w:ilvl w:val="1"/>
          <w:numId w:val="22"/>
        </w:numPr>
        <w:ind w:right="107" w:hanging="396"/>
        <w:rPr>
          <w:del w:id="1354" w:author="ALVARO SANCHEZ-CID ROMAN" w:date="2024-01-07T18:18:00Z"/>
        </w:rPr>
      </w:pPr>
      <w:del w:id="1355" w:author="ALVARO SANCHEZ-CID ROMAN" w:date="2024-01-07T18:18:00Z">
        <w:r w:rsidDel="00DC6615">
          <w:delText xml:space="preserve">Las responsabilidades para un Equipo de cinco (5) Jueces de Línea siguen siendo las indicadas en el punto K. </w:delText>
        </w:r>
      </w:del>
    </w:p>
    <w:p w14:paraId="21BF57DC" w14:textId="0FC79300" w:rsidR="00F634ED" w:rsidDel="00DC6615" w:rsidRDefault="00000000" w:rsidP="00DC6615">
      <w:pPr>
        <w:spacing w:after="0" w:line="259" w:lineRule="auto"/>
        <w:ind w:left="0" w:firstLine="0"/>
        <w:jc w:val="left"/>
        <w:rPr>
          <w:del w:id="1356" w:author="ALVARO SANCHEZ-CID ROMAN" w:date="2024-01-07T18:18:00Z"/>
        </w:rPr>
      </w:pPr>
      <w:del w:id="1357" w:author="ALVARO SANCHEZ-CID ROMAN" w:date="2024-01-07T18:18:00Z">
        <w:r w:rsidDel="00DC6615">
          <w:rPr>
            <w:sz w:val="26"/>
          </w:rPr>
          <w:delText xml:space="preserve"> </w:delText>
        </w:r>
      </w:del>
    </w:p>
    <w:p w14:paraId="449A50D0" w14:textId="120F4D81" w:rsidR="00F634ED" w:rsidDel="00DC6615" w:rsidRDefault="00000000" w:rsidP="00DC6615">
      <w:pPr>
        <w:numPr>
          <w:ilvl w:val="0"/>
          <w:numId w:val="22"/>
        </w:numPr>
        <w:ind w:right="140" w:hanging="341"/>
        <w:rPr>
          <w:del w:id="1358" w:author="ALVARO SANCHEZ-CID ROMAN" w:date="2024-01-07T18:18:00Z"/>
        </w:rPr>
      </w:pPr>
      <w:del w:id="1359" w:author="ALVARO SANCHEZ-CID ROMAN" w:date="2024-01-07T18:18:00Z">
        <w:r w:rsidDel="00DC6615">
          <w:rPr>
            <w:b/>
          </w:rPr>
          <w:delText>Menos de cinco (5) Jueces de Línea</w:delText>
        </w:r>
        <w:r w:rsidDel="00DC6615">
          <w:delText xml:space="preserve"> </w:delText>
        </w:r>
        <w:r w:rsidDel="00DC6615">
          <w:rPr>
            <w:b/>
          </w:rPr>
          <w:delText xml:space="preserve">a </w:delText>
        </w:r>
        <w:r w:rsidDel="00DC6615">
          <w:delText xml:space="preserve">El Juez de Silla deberá asignar a los Jueces de Línea de la manera que le sea más beneficioso. </w:delText>
        </w:r>
      </w:del>
    </w:p>
    <w:p w14:paraId="6F1B16BF" w14:textId="267B193E" w:rsidR="00F634ED" w:rsidDel="00DC6615" w:rsidRDefault="00000000" w:rsidP="00DC6615">
      <w:pPr>
        <w:numPr>
          <w:ilvl w:val="1"/>
          <w:numId w:val="23"/>
        </w:numPr>
        <w:ind w:right="107" w:hanging="398"/>
        <w:rPr>
          <w:del w:id="1360" w:author="ALVARO SANCHEZ-CID ROMAN" w:date="2024-01-07T18:18:00Z"/>
        </w:rPr>
      </w:pPr>
      <w:del w:id="1361" w:author="ALVARO SANCHEZ-CID ROMAN" w:date="2024-01-07T18:18:00Z">
        <w:r w:rsidDel="00DC6615">
          <w:delText xml:space="preserve">El Juez de Silla deberá cantar todas aquellas líneas que no estén cubiertas. </w:delText>
        </w:r>
      </w:del>
    </w:p>
    <w:p w14:paraId="7D449FC2" w14:textId="76102AB4" w:rsidR="00F634ED" w:rsidDel="00DC6615" w:rsidRDefault="00000000" w:rsidP="00DC6615">
      <w:pPr>
        <w:numPr>
          <w:ilvl w:val="1"/>
          <w:numId w:val="23"/>
        </w:numPr>
        <w:ind w:right="107" w:hanging="398"/>
        <w:rPr>
          <w:del w:id="1362" w:author="ALVARO SANCHEZ-CID ROMAN" w:date="2024-01-07T18:18:00Z"/>
        </w:rPr>
      </w:pPr>
      <w:del w:id="1363" w:author="ALVARO SANCHEZ-CID ROMAN" w:date="2024-01-07T18:18:00Z">
        <w:r w:rsidDel="00DC6615">
          <w:delText xml:space="preserve">Las responsabilidades siguen siendo las indicadas en el punto K. </w:delText>
        </w:r>
      </w:del>
    </w:p>
    <w:p w14:paraId="4CB1D7C7" w14:textId="5BCB7093" w:rsidR="00F634ED" w:rsidDel="00DC6615" w:rsidRDefault="00000000" w:rsidP="00DC6615">
      <w:pPr>
        <w:spacing w:after="0" w:line="259" w:lineRule="auto"/>
        <w:ind w:left="0" w:firstLine="0"/>
        <w:jc w:val="left"/>
        <w:rPr>
          <w:del w:id="1364" w:author="ALVARO SANCHEZ-CID ROMAN" w:date="2024-01-07T18:18:00Z"/>
        </w:rPr>
      </w:pPr>
      <w:del w:id="1365" w:author="ALVARO SANCHEZ-CID ROMAN" w:date="2024-01-07T18:18:00Z">
        <w:r w:rsidDel="00DC6615">
          <w:rPr>
            <w:sz w:val="26"/>
          </w:rPr>
          <w:delText xml:space="preserve"> </w:delText>
        </w:r>
      </w:del>
    </w:p>
    <w:p w14:paraId="5DAFC256" w14:textId="3A364421" w:rsidR="00F634ED" w:rsidDel="00DC6615" w:rsidRDefault="00000000" w:rsidP="00DC6615">
      <w:pPr>
        <w:pStyle w:val="Ttulo2"/>
        <w:ind w:left="137" w:right="174"/>
        <w:rPr>
          <w:del w:id="1366" w:author="ALVARO SANCHEZ-CID ROMAN" w:date="2024-01-07T18:18:00Z"/>
        </w:rPr>
      </w:pPr>
      <w:del w:id="1367" w:author="ALVARO SANCHEZ-CID ROMAN" w:date="2024-01-07T18:18:00Z">
        <w:r w:rsidDel="00DC6615">
          <w:delText>5    Diagrama</w:delText>
        </w:r>
        <w:r w:rsidDel="00DC6615">
          <w:rPr>
            <w:b w:val="0"/>
          </w:rPr>
          <w:delText xml:space="preserve"> </w:delText>
        </w:r>
      </w:del>
    </w:p>
    <w:p w14:paraId="3ABF3D4D" w14:textId="4EE0879F" w:rsidR="00F634ED" w:rsidRDefault="00000000" w:rsidP="00DC6615">
      <w:pPr>
        <w:ind w:left="473" w:right="107"/>
      </w:pPr>
      <w:del w:id="1368" w:author="ALVARO SANCHEZ-CID ROMAN" w:date="2024-01-07T18:18:00Z">
        <w:r w:rsidDel="00DC6615">
          <w:delText xml:space="preserve">Un diagrama que muestra la localización y movimientos para Equipos de siete (7), seis (6) y cinco (5) Jueces de Línea se puede encontrar en el Apéndice D. </w:delText>
        </w:r>
      </w:del>
    </w:p>
    <w:p w14:paraId="559F8791" w14:textId="77777777" w:rsidR="00F634ED" w:rsidRDefault="00000000">
      <w:pPr>
        <w:spacing w:after="0" w:line="259" w:lineRule="auto"/>
        <w:ind w:left="0" w:firstLine="0"/>
        <w:jc w:val="left"/>
      </w:pPr>
      <w:r>
        <w:rPr>
          <w:sz w:val="26"/>
        </w:rPr>
        <w:t xml:space="preserve"> </w:t>
      </w:r>
    </w:p>
    <w:p w14:paraId="6420A249" w14:textId="77777777" w:rsidR="00F634ED" w:rsidRDefault="00000000">
      <w:pPr>
        <w:spacing w:after="217" w:line="259" w:lineRule="auto"/>
        <w:ind w:left="10" w:right="174" w:hanging="10"/>
      </w:pPr>
      <w:r>
        <w:rPr>
          <w:sz w:val="13"/>
        </w:rPr>
        <w:t xml:space="preserve"> </w:t>
      </w:r>
      <w:r>
        <w:rPr>
          <w:b/>
        </w:rPr>
        <w:t>N   ARBITRANDO SIN JUECES DE LÍNEA</w:t>
      </w:r>
      <w:r>
        <w:t xml:space="preserve"> </w:t>
      </w:r>
    </w:p>
    <w:p w14:paraId="07410924" w14:textId="77777777" w:rsidR="004A7B98" w:rsidRDefault="00000000">
      <w:pPr>
        <w:ind w:left="473" w:right="107"/>
        <w:rPr>
          <w:ins w:id="1369" w:author="ALVARO SANCHEZ-CID ROMAN" w:date="2024-01-07T18:21:00Z"/>
        </w:rPr>
      </w:pPr>
      <w:r>
        <w:lastRenderedPageBreak/>
        <w:t xml:space="preserve">Si el Juez de </w:t>
      </w:r>
      <w:ins w:id="1370" w:author="ALVARO SANCHEZ-CID ROMAN" w:date="2024-01-07T18:20:00Z">
        <w:r w:rsidR="00DC6615">
          <w:t>Pista</w:t>
        </w:r>
      </w:ins>
      <w:del w:id="1371" w:author="ALVARO SANCHEZ-CID ROMAN" w:date="2024-01-07T18:20:00Z">
        <w:r w:rsidDel="00DC6615">
          <w:delText>Silla</w:delText>
        </w:r>
      </w:del>
      <w:r>
        <w:t xml:space="preserve"> no dispone de Jueces de Línea, </w:t>
      </w:r>
      <w:del w:id="1372" w:author="ALVARO SANCHEZ-CID ROMAN" w:date="2024-01-07T18:20:00Z">
        <w:r w:rsidDel="00DC6615">
          <w:delText>deberá realizar todos los cantos.</w:delText>
        </w:r>
      </w:del>
      <w:ins w:id="1373" w:author="ALVARO SANCHEZ-CID ROMAN" w:date="2024-01-07T18:20:00Z">
        <w:r w:rsidR="00DC6615">
          <w:t xml:space="preserve">los </w:t>
        </w:r>
        <w:r w:rsidR="004A7B98">
          <w:t>jugadore</w:t>
        </w:r>
      </w:ins>
      <w:ins w:id="1374" w:author="ALVARO SANCHEZ-CID ROMAN" w:date="2024-01-07T18:21:00Z">
        <w:r w:rsidR="004A7B98">
          <w:t xml:space="preserve">s serán los responsables de los </w:t>
        </w:r>
      </w:ins>
      <w:ins w:id="1375" w:author="ALVARO SANCHEZ-CID ROMAN" w:date="2024-01-07T18:20:00Z">
        <w:r w:rsidR="00DC6615">
          <w:t>cantos de línea</w:t>
        </w:r>
      </w:ins>
      <w:ins w:id="1376" w:author="ALVARO SANCHEZ-CID ROMAN" w:date="2024-01-07T18:21:00Z">
        <w:r w:rsidR="004A7B98">
          <w:t xml:space="preserve"> en su propio campo.</w:t>
        </w:r>
      </w:ins>
    </w:p>
    <w:p w14:paraId="52FEB7D7" w14:textId="70A4879A" w:rsidR="00F634ED" w:rsidRDefault="004A7B98">
      <w:pPr>
        <w:ind w:left="473" w:right="107"/>
      </w:pPr>
      <w:ins w:id="1377" w:author="ALVARO SANCHEZ-CID ROMAN" w:date="2024-01-07T18:21:00Z">
        <w:r>
          <w:t>El Juez de Pista solo podrá corregirlos en apelación del con</w:t>
        </w:r>
      </w:ins>
      <w:ins w:id="1378" w:author="ALVARO SANCHEZ-CID ROMAN" w:date="2024-01-07T18:22:00Z">
        <w:r>
          <w:t>trario y únicamente si ha podido ver claramente el bote de la pelota.</w:t>
        </w:r>
      </w:ins>
      <w:r>
        <w:t xml:space="preserve"> </w:t>
      </w:r>
    </w:p>
    <w:p w14:paraId="10DF8D79" w14:textId="77777777" w:rsidR="00F634ED" w:rsidRDefault="00000000">
      <w:pPr>
        <w:spacing w:after="0" w:line="259" w:lineRule="auto"/>
        <w:ind w:left="0" w:firstLine="0"/>
        <w:jc w:val="left"/>
      </w:pPr>
      <w:r>
        <w:rPr>
          <w:sz w:val="26"/>
        </w:rPr>
        <w:t xml:space="preserve"> </w:t>
      </w:r>
    </w:p>
    <w:p w14:paraId="6B4310AE" w14:textId="36904E96" w:rsidR="00F634ED" w:rsidRDefault="00000000">
      <w:pPr>
        <w:pStyle w:val="Ttulo2"/>
        <w:spacing w:after="221"/>
        <w:ind w:right="174"/>
      </w:pPr>
      <w:r>
        <w:rPr>
          <w:b w:val="0"/>
          <w:sz w:val="13"/>
        </w:rPr>
        <w:t xml:space="preserve"> </w:t>
      </w:r>
      <w:proofErr w:type="gramStart"/>
      <w:r>
        <w:t>O  PROCEDIMIENTOS</w:t>
      </w:r>
      <w:proofErr w:type="gramEnd"/>
      <w:r>
        <w:t xml:space="preserve"> PARA PARTIDOS JUGADOS SIN JUEZ DE </w:t>
      </w:r>
      <w:ins w:id="1379" w:author="ALVARO SANCHEZ-CID ROMAN" w:date="2024-01-07T18:22:00Z">
        <w:r w:rsidR="004A7B98">
          <w:t>PISTA</w:t>
        </w:r>
      </w:ins>
      <w:del w:id="1380" w:author="ALVARO SANCHEZ-CID ROMAN" w:date="2024-01-07T18:22:00Z">
        <w:r w:rsidDel="004A7B98">
          <w:delText>SILLA</w:delText>
        </w:r>
      </w:del>
      <w:r>
        <w:rPr>
          <w:b w:val="0"/>
        </w:rPr>
        <w:t xml:space="preserve"> </w:t>
      </w:r>
    </w:p>
    <w:p w14:paraId="06E3C61F" w14:textId="684DC7E6" w:rsidR="00F634ED" w:rsidRDefault="00000000">
      <w:pPr>
        <w:ind w:left="473" w:right="107"/>
      </w:pPr>
      <w:r>
        <w:t xml:space="preserve">Los Procedimientos para Jueces Árbitros y una Nota para los Jugadores referente a los partidos jugados sin Juez de </w:t>
      </w:r>
      <w:ins w:id="1381" w:author="ALVARO SANCHEZ-CID ROMAN" w:date="2024-01-07T18:22:00Z">
        <w:r w:rsidR="004A7B98">
          <w:t>Pi</w:t>
        </w:r>
      </w:ins>
      <w:ins w:id="1382" w:author="ALVARO SANCHEZ-CID ROMAN" w:date="2024-01-07T18:23:00Z">
        <w:r w:rsidR="004A7B98">
          <w:t>sta</w:t>
        </w:r>
      </w:ins>
      <w:del w:id="1383" w:author="ALVARO SANCHEZ-CID ROMAN" w:date="2024-01-07T18:22:00Z">
        <w:r w:rsidDel="004A7B98">
          <w:delText>Silla</w:delText>
        </w:r>
      </w:del>
      <w:r>
        <w:t xml:space="preserve"> pueden encontrarse en el Apéndice E. </w:t>
      </w:r>
    </w:p>
    <w:p w14:paraId="6B343DBE" w14:textId="77777777" w:rsidR="00F634ED" w:rsidRDefault="00000000">
      <w:pPr>
        <w:spacing w:after="0" w:line="259" w:lineRule="auto"/>
        <w:ind w:left="0" w:firstLine="0"/>
        <w:jc w:val="left"/>
      </w:pPr>
      <w:r>
        <w:rPr>
          <w:sz w:val="26"/>
        </w:rPr>
        <w:t xml:space="preserve"> </w:t>
      </w:r>
    </w:p>
    <w:p w14:paraId="4E31A1DA" w14:textId="77777777" w:rsidR="00F634ED" w:rsidRDefault="00000000">
      <w:pPr>
        <w:pStyle w:val="Ttulo2"/>
        <w:spacing w:after="205"/>
        <w:ind w:right="174"/>
      </w:pPr>
      <w:r>
        <w:rPr>
          <w:b w:val="0"/>
          <w:sz w:val="13"/>
        </w:rPr>
        <w:t xml:space="preserve"> </w:t>
      </w:r>
      <w:r>
        <w:t>P   INTERFERENCIAS</w:t>
      </w:r>
      <w:r>
        <w:rPr>
          <w:b w:val="0"/>
        </w:rPr>
        <w:t xml:space="preserve"> </w:t>
      </w:r>
    </w:p>
    <w:p w14:paraId="611AFD89" w14:textId="590AFD8C" w:rsidR="00F634ED" w:rsidDel="004A7B98" w:rsidRDefault="00000000">
      <w:pPr>
        <w:ind w:left="468" w:right="107" w:hanging="341"/>
        <w:rPr>
          <w:del w:id="1384" w:author="ALVARO SANCHEZ-CID ROMAN" w:date="2024-01-07T18:25:00Z"/>
        </w:rPr>
      </w:pPr>
      <w:r>
        <w:rPr>
          <w:b/>
        </w:rPr>
        <w:t>1    Interferencias realizadas por los Jueces en pista</w:t>
      </w:r>
      <w:r>
        <w:t xml:space="preserve"> </w:t>
      </w:r>
      <w:r>
        <w:rPr>
          <w:b/>
        </w:rPr>
        <w:t xml:space="preserve">a </w:t>
      </w:r>
      <w:r>
        <w:t>Si un canto es corregido de “</w:t>
      </w:r>
      <w:proofErr w:type="spellStart"/>
      <w:r>
        <w:t>Out</w:t>
      </w:r>
      <w:proofErr w:type="spellEnd"/>
      <w:r>
        <w:t xml:space="preserve">” a “Buena”, entonces un </w:t>
      </w:r>
      <w:ins w:id="1385" w:author="ALVARO SANCHEZ-CID ROMAN" w:date="2024-01-07T18:24:00Z">
        <w:r w:rsidR="004A7B98">
          <w:t>Replay</w:t>
        </w:r>
      </w:ins>
      <w:del w:id="1386" w:author="ALVARO SANCHEZ-CID ROMAN" w:date="2024-01-07T18:24:00Z">
        <w:r w:rsidDel="004A7B98">
          <w:delText>Let</w:delText>
        </w:r>
      </w:del>
      <w:r>
        <w:t xml:space="preserve"> deberá ser </w:t>
      </w:r>
      <w:proofErr w:type="spellStart"/>
      <w:r>
        <w:t>jugado</w:t>
      </w:r>
      <w:del w:id="1387" w:author="ALVARO SANCHEZ-CID ROMAN" w:date="2024-01-07T18:25:00Z">
        <w:r w:rsidDel="004A7B98">
          <w:delText xml:space="preserve"> a menos que el Juez de Silla determine que fue un claro ace o punto ganador, el cual era imposible de ser devuelto por el oponente. Si el Juez de Silla posee la más mínima duda razonable de que dicha pelota podía haber sido jugada, deberá dar el beneficio de la duda al Jugador y jugar un Let. </w:delText>
        </w:r>
      </w:del>
    </w:p>
    <w:p w14:paraId="637D6CB3" w14:textId="77777777" w:rsidR="00F634ED" w:rsidRDefault="00000000">
      <w:pPr>
        <w:numPr>
          <w:ilvl w:val="0"/>
          <w:numId w:val="25"/>
        </w:numPr>
        <w:ind w:right="107" w:hanging="386"/>
      </w:pPr>
      <w:r>
        <w:t>Si</w:t>
      </w:r>
      <w:proofErr w:type="spellEnd"/>
      <w:r>
        <w:t xml:space="preserve"> un canto es corregido de “Buena” a “</w:t>
      </w:r>
      <w:proofErr w:type="spellStart"/>
      <w:r>
        <w:t>Out</w:t>
      </w:r>
      <w:proofErr w:type="spellEnd"/>
      <w:r>
        <w:t xml:space="preserve">”, entonces el punto queda finalizado sin haber interferencia alguna. </w:t>
      </w:r>
    </w:p>
    <w:p w14:paraId="5DBFF980" w14:textId="32C0CE57" w:rsidR="00F634ED" w:rsidRDefault="00000000">
      <w:pPr>
        <w:numPr>
          <w:ilvl w:val="0"/>
          <w:numId w:val="25"/>
        </w:numPr>
        <w:ind w:right="107" w:hanging="386"/>
      </w:pPr>
      <w:r>
        <w:t xml:space="preserve">Si un </w:t>
      </w:r>
      <w:proofErr w:type="spellStart"/>
      <w:r>
        <w:t>foot</w:t>
      </w:r>
      <w:proofErr w:type="spellEnd"/>
      <w:r>
        <w:t xml:space="preserve"> </w:t>
      </w:r>
      <w:proofErr w:type="spellStart"/>
      <w:r>
        <w:t>fault</w:t>
      </w:r>
      <w:proofErr w:type="spellEnd"/>
      <w:r>
        <w:t xml:space="preserve"> es cantado antes de que el Sacador golpee la pelota, entonces se deberá jugar un </w:t>
      </w:r>
      <w:ins w:id="1388" w:author="ALVARO SANCHEZ-CID ROMAN" w:date="2024-01-07T18:25:00Z">
        <w:r w:rsidR="004A7B98">
          <w:t>Replay por error arbitral</w:t>
        </w:r>
      </w:ins>
      <w:del w:id="1389" w:author="ALVARO SANCHEZ-CID ROMAN" w:date="2024-01-07T18:25:00Z">
        <w:r w:rsidDel="004A7B98">
          <w:delText xml:space="preserve">Let </w:delText>
        </w:r>
      </w:del>
    </w:p>
    <w:p w14:paraId="28D3819D" w14:textId="77777777" w:rsidR="00F634ED" w:rsidRDefault="00000000">
      <w:pPr>
        <w:spacing w:after="0" w:line="259" w:lineRule="auto"/>
        <w:ind w:left="0" w:firstLine="0"/>
        <w:jc w:val="left"/>
      </w:pPr>
      <w:r>
        <w:rPr>
          <w:sz w:val="26"/>
        </w:rPr>
        <w:t xml:space="preserve"> </w:t>
      </w:r>
    </w:p>
    <w:p w14:paraId="55201CE8" w14:textId="2B698014" w:rsidR="00F634ED" w:rsidRDefault="00000000">
      <w:pPr>
        <w:pStyle w:val="Ttulo2"/>
        <w:ind w:left="137" w:right="174"/>
      </w:pPr>
      <w:r>
        <w:t xml:space="preserve">2    </w:t>
      </w:r>
      <w:proofErr w:type="gramStart"/>
      <w:r>
        <w:t>Interferencias</w:t>
      </w:r>
      <w:proofErr w:type="gramEnd"/>
      <w:r>
        <w:t xml:space="preserve"> externas</w:t>
      </w:r>
      <w:r>
        <w:rPr>
          <w:b w:val="0"/>
        </w:rPr>
        <w:t xml:space="preserve"> </w:t>
      </w:r>
      <w:ins w:id="1390" w:author="ALVARO SANCHEZ-CID ROMAN" w:date="2024-01-07T18:26:00Z">
        <w:r w:rsidR="004A7B98">
          <w:rPr>
            <w:b w:val="0"/>
          </w:rPr>
          <w:t>(</w:t>
        </w:r>
        <w:proofErr w:type="spellStart"/>
        <w:r w:rsidR="004A7B98">
          <w:rPr>
            <w:b w:val="0"/>
          </w:rPr>
          <w:t>Hinder</w:t>
        </w:r>
      </w:ins>
      <w:proofErr w:type="spellEnd"/>
      <w:ins w:id="1391" w:author="ALVARO SANCHEZ-CID ROMAN" w:date="2024-01-07T18:32:00Z">
        <w:r w:rsidR="00F54545">
          <w:rPr>
            <w:b w:val="0"/>
          </w:rPr>
          <w:t xml:space="preserve"> </w:t>
        </w:r>
      </w:ins>
      <w:ins w:id="1392" w:author="ALVARO SANCHEZ-CID ROMAN" w:date="2024-01-07T20:40:00Z">
        <w:r w:rsidR="002F4843">
          <w:rPr>
            <w:b w:val="0"/>
          </w:rPr>
          <w:t>Regla</w:t>
        </w:r>
      </w:ins>
      <w:ins w:id="1393" w:author="ALVARO SANCHEZ-CID ROMAN" w:date="2024-01-07T18:32:00Z">
        <w:r w:rsidR="00F54545">
          <w:rPr>
            <w:b w:val="0"/>
          </w:rPr>
          <w:t xml:space="preserve"> 3.A.16</w:t>
        </w:r>
      </w:ins>
      <w:ins w:id="1394" w:author="ALVARO SANCHEZ-CID ROMAN" w:date="2024-01-07T18:26:00Z">
        <w:r w:rsidR="004A7B98">
          <w:rPr>
            <w:b w:val="0"/>
          </w:rPr>
          <w:t>)</w:t>
        </w:r>
      </w:ins>
    </w:p>
    <w:p w14:paraId="4C01C4F3" w14:textId="77777777" w:rsidR="00F634ED" w:rsidRDefault="00000000">
      <w:pPr>
        <w:ind w:left="473" w:right="107"/>
      </w:pPr>
      <w:r>
        <w:t xml:space="preserve">Si un jugador es interferido por algo fuera de su control, como una pelota rodando o un papel volando por la pista, etc., durante el juego o durante la ejecución de su servicio, el punto debería ser repetido. </w:t>
      </w:r>
    </w:p>
    <w:p w14:paraId="7AED81DB" w14:textId="77777777" w:rsidR="00F634ED" w:rsidRDefault="00000000">
      <w:pPr>
        <w:ind w:left="473" w:right="107"/>
      </w:pPr>
      <w:r>
        <w:t>Ruido del público, “</w:t>
      </w:r>
      <w:proofErr w:type="spellStart"/>
      <w:r>
        <w:t>out</w:t>
      </w:r>
      <w:proofErr w:type="spellEnd"/>
      <w:r>
        <w:t xml:space="preserve">” cantado por los espectadores u otras similares distracciones, no serán consideradas interferencias y harán que el punto jugado permanezca. </w:t>
      </w:r>
    </w:p>
    <w:p w14:paraId="049B97C3" w14:textId="77777777" w:rsidR="00F634ED" w:rsidRDefault="00000000">
      <w:pPr>
        <w:spacing w:after="0" w:line="259" w:lineRule="auto"/>
        <w:ind w:left="473" w:firstLine="0"/>
        <w:jc w:val="left"/>
      </w:pPr>
      <w:r>
        <w:t xml:space="preserve"> </w:t>
      </w:r>
    </w:p>
    <w:p w14:paraId="6019C837" w14:textId="3F50812B" w:rsidR="00F634ED" w:rsidRDefault="00000000">
      <w:pPr>
        <w:pStyle w:val="Ttulo2"/>
        <w:ind w:left="137" w:right="174"/>
      </w:pPr>
      <w:r>
        <w:t xml:space="preserve">3    </w:t>
      </w:r>
      <w:proofErr w:type="gramStart"/>
      <w:r>
        <w:t>Interferencia</w:t>
      </w:r>
      <w:proofErr w:type="gramEnd"/>
      <w:r>
        <w:t xml:space="preserve"> realizada por el oponente</w:t>
      </w:r>
      <w:r>
        <w:rPr>
          <w:b w:val="0"/>
        </w:rPr>
        <w:t xml:space="preserve"> </w:t>
      </w:r>
      <w:ins w:id="1395" w:author="ALVARO SANCHEZ-CID ROMAN" w:date="2024-01-07T18:26:00Z">
        <w:r w:rsidR="004A7B98">
          <w:rPr>
            <w:b w:val="0"/>
          </w:rPr>
          <w:t>(Distracción</w:t>
        </w:r>
      </w:ins>
      <w:ins w:id="1396" w:author="ALVARO SANCHEZ-CID ROMAN" w:date="2024-01-07T18:32:00Z">
        <w:r w:rsidR="00F54545">
          <w:rPr>
            <w:b w:val="0"/>
          </w:rPr>
          <w:t xml:space="preserve"> </w:t>
        </w:r>
      </w:ins>
      <w:ins w:id="1397" w:author="ALVARO SANCHEZ-CID ROMAN" w:date="2024-01-07T20:40:00Z">
        <w:r w:rsidR="002F4843">
          <w:rPr>
            <w:b w:val="0"/>
          </w:rPr>
          <w:t>Regla</w:t>
        </w:r>
      </w:ins>
      <w:ins w:id="1398" w:author="ALVARO SANCHEZ-CID ROMAN" w:date="2024-01-07T18:32:00Z">
        <w:r w:rsidR="00F54545">
          <w:rPr>
            <w:b w:val="0"/>
          </w:rPr>
          <w:t xml:space="preserve"> 3.A.7 y 11.J</w:t>
        </w:r>
      </w:ins>
      <w:ins w:id="1399" w:author="ALVARO SANCHEZ-CID ROMAN" w:date="2024-01-07T18:26:00Z">
        <w:r w:rsidR="004A7B98">
          <w:rPr>
            <w:b w:val="0"/>
          </w:rPr>
          <w:t>)</w:t>
        </w:r>
      </w:ins>
    </w:p>
    <w:p w14:paraId="5822BE8B" w14:textId="749066F9" w:rsidR="00F634ED" w:rsidRDefault="00000000">
      <w:pPr>
        <w:ind w:left="454" w:right="107"/>
      </w:pPr>
      <w:r>
        <w:t xml:space="preserve">Si un </w:t>
      </w:r>
      <w:proofErr w:type="gramStart"/>
      <w:r>
        <w:t>jugador</w:t>
      </w:r>
      <w:r w:rsidR="003C709D">
        <w:t xml:space="preserve"> </w:t>
      </w:r>
      <w:r>
        <w:t>molesta</w:t>
      </w:r>
      <w:proofErr w:type="gramEnd"/>
      <w:r>
        <w:t xml:space="preserve"> a su adversario, dicha interferencia puede ser considerada deliberada o involuntaria. </w:t>
      </w:r>
    </w:p>
    <w:p w14:paraId="47F4CF29" w14:textId="01CE6FFF" w:rsidR="00F634ED" w:rsidRDefault="00000000">
      <w:pPr>
        <w:numPr>
          <w:ilvl w:val="0"/>
          <w:numId w:val="26"/>
        </w:numPr>
        <w:ind w:right="107" w:hanging="386"/>
      </w:pPr>
      <w:r>
        <w:t>Cuando un jugador haya creado una interferencia involuntaria durante el juego</w:t>
      </w:r>
      <w:ins w:id="1400" w:author="ALVARO SANCHEZ-CID ROMAN" w:date="2024-01-07T18:33:00Z">
        <w:r w:rsidR="00F54545">
          <w:t xml:space="preserve"> no es Distracción.</w:t>
        </w:r>
      </w:ins>
      <w:r>
        <w:t xml:space="preserve">, como una pelota cayendo de su bolsillo, su gorra cayendo al suelo, etc., la primera vez debería repetirse el punto avisando verbalmente al jugador que las próximas ocasiones en que ello volviese a ocurrir serían consideradas como deliberadas. </w:t>
      </w:r>
    </w:p>
    <w:p w14:paraId="15BC2A9E" w14:textId="0AC0B3EB" w:rsidR="00F634ED" w:rsidRDefault="00000000">
      <w:pPr>
        <w:numPr>
          <w:ilvl w:val="0"/>
          <w:numId w:val="26"/>
        </w:numPr>
        <w:ind w:right="107" w:hanging="386"/>
        <w:rPr>
          <w:ins w:id="1401" w:author="ALVARO SANCHEZ-CID ROMAN" w:date="2024-01-07T18:34:00Z"/>
        </w:rPr>
      </w:pPr>
      <w:r>
        <w:t>Cualquier interferencia ocasionada por un jugador durante el juego que sea juzgada como deliberada</w:t>
      </w:r>
      <w:ins w:id="1402" w:author="ALVARO SANCHEZ-CID ROMAN" w:date="2024-01-07T18:33:00Z">
        <w:r w:rsidR="00F54545">
          <w:t xml:space="preserve"> </w:t>
        </w:r>
      </w:ins>
      <w:ins w:id="1403" w:author="ALVARO SANCHEZ-CID ROMAN" w:date="2024-01-07T18:34:00Z">
        <w:r w:rsidR="00F54545">
          <w:t>realizada cuando el contrario está preparado para golpear la pelota</w:t>
        </w:r>
      </w:ins>
      <w:r>
        <w:t xml:space="preserve">, llevará consigo la pérdida del punto. </w:t>
      </w:r>
    </w:p>
    <w:p w14:paraId="32549EDA" w14:textId="2516A211" w:rsidR="00F54545" w:rsidRDefault="00F54545">
      <w:pPr>
        <w:numPr>
          <w:ilvl w:val="0"/>
          <w:numId w:val="26"/>
        </w:numPr>
        <w:ind w:right="107" w:hanging="386"/>
        <w:rPr>
          <w:ins w:id="1404" w:author="ALVARO SANCHEZ-CID ROMAN" w:date="2024-01-07T18:36:00Z"/>
        </w:rPr>
      </w:pPr>
      <w:ins w:id="1405" w:author="ALVARO SANCHEZ-CID ROMAN" w:date="2024-01-07T18:34:00Z">
        <w:r>
          <w:t xml:space="preserve">Pelota cayendo del bolsillo de un jugador: En </w:t>
        </w:r>
      </w:ins>
      <w:ins w:id="1406" w:author="ALVARO SANCHEZ-CID ROMAN" w:date="2024-01-07T18:35:00Z">
        <w:r>
          <w:t>partidos no arbitrados es falta. En partidos arbitrados es Replay por error arbitral (el Juez de Pista no debe permitir que los jugadores ten</w:t>
        </w:r>
      </w:ins>
      <w:ins w:id="1407" w:author="ALVARO SANCHEZ-CID ROMAN" w:date="2024-01-07T18:36:00Z">
        <w:r>
          <w:t>gan pelotas en el bolsillo).</w:t>
        </w:r>
      </w:ins>
    </w:p>
    <w:p w14:paraId="4309DCD8" w14:textId="75A9AFB5" w:rsidR="00F54545" w:rsidRDefault="00F54545">
      <w:pPr>
        <w:numPr>
          <w:ilvl w:val="0"/>
          <w:numId w:val="26"/>
        </w:numPr>
        <w:ind w:right="107" w:hanging="386"/>
      </w:pPr>
      <w:ins w:id="1408" w:author="ALVARO SANCHEZ-CID ROMAN" w:date="2024-01-07T18:36:00Z">
        <w:r>
          <w:t xml:space="preserve">Si la gorra o cualquier artículo del jugador cae al suelo pueden darse dos situaciones, si </w:t>
        </w:r>
      </w:ins>
      <w:ins w:id="1409" w:author="ALVARO SANCHEZ-CID ROMAN" w:date="2024-01-07T18:37:00Z">
        <w:r>
          <w:t>cae en la ZNV como consecuencia de una volea será falta. Si cae fuera pasa a formar parte de la pista.</w:t>
        </w:r>
      </w:ins>
    </w:p>
    <w:p w14:paraId="6EBBB741" w14:textId="77777777" w:rsidR="00F634ED" w:rsidRDefault="00000000">
      <w:pPr>
        <w:spacing w:after="0" w:line="259" w:lineRule="auto"/>
        <w:ind w:left="0" w:firstLine="0"/>
        <w:jc w:val="left"/>
      </w:pPr>
      <w:r>
        <w:rPr>
          <w:sz w:val="26"/>
        </w:rPr>
        <w:t xml:space="preserve"> </w:t>
      </w:r>
    </w:p>
    <w:p w14:paraId="327219DF" w14:textId="315EF7EE" w:rsidR="00F634ED" w:rsidRDefault="00000000">
      <w:pPr>
        <w:pStyle w:val="Ttulo2"/>
        <w:spacing w:after="211"/>
        <w:ind w:right="174"/>
      </w:pPr>
      <w:r>
        <w:rPr>
          <w:b w:val="0"/>
          <w:sz w:val="13"/>
        </w:rPr>
        <w:lastRenderedPageBreak/>
        <w:t xml:space="preserve"> </w:t>
      </w:r>
      <w:proofErr w:type="gramStart"/>
      <w:r>
        <w:t>Q  JUEGO</w:t>
      </w:r>
      <w:proofErr w:type="gramEnd"/>
      <w:r>
        <w:t xml:space="preserve"> CONTINUO / RETRASOS EN EL JUEGO</w:t>
      </w:r>
      <w:r>
        <w:rPr>
          <w:b w:val="0"/>
        </w:rPr>
        <w:t xml:space="preserve"> </w:t>
      </w:r>
      <w:ins w:id="1410" w:author="ALVARO SANCHEZ-CID ROMAN" w:date="2024-01-07T18:40:00Z">
        <w:r w:rsidR="00F54545">
          <w:rPr>
            <w:b w:val="0"/>
          </w:rPr>
          <w:t>(</w:t>
        </w:r>
      </w:ins>
      <w:ins w:id="1411" w:author="ALVARO SANCHEZ-CID ROMAN" w:date="2024-01-07T20:40:00Z">
        <w:r w:rsidR="002F4843">
          <w:rPr>
            <w:b w:val="0"/>
          </w:rPr>
          <w:t>Regla</w:t>
        </w:r>
      </w:ins>
      <w:ins w:id="1412" w:author="ALVARO SANCHEZ-CID ROMAN" w:date="2024-01-07T18:40:00Z">
        <w:r w:rsidR="00F54545">
          <w:rPr>
            <w:b w:val="0"/>
          </w:rPr>
          <w:t xml:space="preserve"> 10.C)</w:t>
        </w:r>
      </w:ins>
    </w:p>
    <w:p w14:paraId="160189F9" w14:textId="124FA33F" w:rsidR="00F54545" w:rsidRDefault="00F54545">
      <w:pPr>
        <w:ind w:left="127" w:right="107"/>
        <w:rPr>
          <w:ins w:id="1413" w:author="ALVARO SANCHEZ-CID ROMAN" w:date="2024-01-07T18:40:00Z"/>
        </w:rPr>
      </w:pPr>
      <w:ins w:id="1414" w:author="ALVARO SANCHEZ-CID ROMAN" w:date="2024-01-07T18:40:00Z">
        <w:r>
          <w:t>El juego debe ser continuo, aunque los jugadores pueden tomar un trago o secarse con una toalla rápidamente entre jugadas siempre que, a juicio del árbitro, el flujo del juego no se vea afectado negativamente. El árbitro anunciará el marcador cuando se deba reanudar el juego.</w:t>
        </w:r>
      </w:ins>
    </w:p>
    <w:p w14:paraId="12F9564A" w14:textId="77777777" w:rsidR="00F54545" w:rsidRDefault="00F54545">
      <w:pPr>
        <w:ind w:left="127" w:right="107"/>
        <w:rPr>
          <w:ins w:id="1415" w:author="ALVARO SANCHEZ-CID ROMAN" w:date="2024-01-07T18:39:00Z"/>
        </w:rPr>
      </w:pPr>
    </w:p>
    <w:p w14:paraId="5E575128" w14:textId="3699E000" w:rsidR="00F634ED" w:rsidDel="00F54545" w:rsidRDefault="00000000">
      <w:pPr>
        <w:ind w:left="127" w:right="107"/>
        <w:rPr>
          <w:del w:id="1416" w:author="ALVARO SANCHEZ-CID ROMAN" w:date="2024-01-07T18:40:00Z"/>
        </w:rPr>
      </w:pPr>
      <w:del w:id="1417" w:author="ALVARO SANCHEZ-CID ROMAN" w:date="2024-01-07T18:40:00Z">
        <w:r w:rsidDel="00F54545">
          <w:delText xml:space="preserve">Cuando resulte de aplicación la Regla de Inicio del Partido, se autorizarán un máximo de 60 segundos desde el momento en que el último jugador llegue a su asiento en pista hasta que todos los jugadores estén preparados para el encuentro previo al partido con el Juez de Silla. Tras dicho encuentro comenzará inmediatamente el calentamiento. A la finalización del calentamiento los jugadores tendrán autorizado un máximo de 60 segundos para estar preparados para comenzar el partido. Imponer una Infracción de Inicio del Partido a cada jugador o pareja que no esté preparado para jugar a la finalización de dichos 60 segundos.  </w:delText>
        </w:r>
      </w:del>
    </w:p>
    <w:p w14:paraId="56D160DE" w14:textId="39469117" w:rsidR="00F634ED" w:rsidDel="000226B1" w:rsidRDefault="00000000">
      <w:pPr>
        <w:ind w:left="127" w:right="107"/>
        <w:rPr>
          <w:del w:id="1418" w:author="ALVARO SANCHEZ-CID ROMAN" w:date="2024-01-07T18:40:00Z"/>
        </w:rPr>
      </w:pPr>
      <w:del w:id="1419" w:author="ALVARO SANCHEZ-CID ROMAN" w:date="2024-01-07T18:40:00Z">
        <w:r w:rsidDel="000226B1">
          <w:delText xml:space="preserve">Tras la finalización del calentamiento el juego deberá ser continuo y un jugador no podrá retrasar el inicio de un partido por ninguna causa no justificada.   </w:delText>
        </w:r>
      </w:del>
    </w:p>
    <w:p w14:paraId="397E0FB9" w14:textId="19DCBA70" w:rsidR="00F634ED" w:rsidDel="000226B1" w:rsidRDefault="00000000">
      <w:pPr>
        <w:spacing w:after="0" w:line="259" w:lineRule="auto"/>
        <w:ind w:left="113" w:firstLine="0"/>
        <w:jc w:val="left"/>
        <w:rPr>
          <w:del w:id="1420" w:author="ALVARO SANCHEZ-CID ROMAN" w:date="2024-01-07T18:40:00Z"/>
        </w:rPr>
      </w:pPr>
      <w:del w:id="1421" w:author="ALVARO SANCHEZ-CID ROMAN" w:date="2024-01-07T18:40:00Z">
        <w:r w:rsidDel="000226B1">
          <w:delText xml:space="preserve"> </w:delText>
        </w:r>
      </w:del>
    </w:p>
    <w:p w14:paraId="342DF557" w14:textId="5E66D7B7" w:rsidR="00F634ED" w:rsidDel="000226B1" w:rsidRDefault="00000000">
      <w:pPr>
        <w:ind w:left="127" w:right="107"/>
        <w:rPr>
          <w:del w:id="1422" w:author="ALVARO SANCHEZ-CID ROMAN" w:date="2024-01-07T18:40:00Z"/>
        </w:rPr>
      </w:pPr>
      <w:del w:id="1423" w:author="ALVARO SANCHEZ-CID ROMAN" w:date="2024-01-07T18:40:00Z">
        <w:r w:rsidDel="000226B1">
          <w:delText xml:space="preserve">Un máximo de veinticinco (25) segundos deberán transcurrir desde el momento que la pelota quede fuera de juego hasta que sea golpeada para el inicio del próximo punto, excepto en los noventa (90) segundos del cambio de lado y los ciento veinte (120) segundos de descanso entre sets. Los procedimientos para reforzar esta regla serán los siguientes: </w:delText>
        </w:r>
      </w:del>
    </w:p>
    <w:p w14:paraId="6229C8DE" w14:textId="2A6E5FE6" w:rsidR="00F634ED" w:rsidRDefault="00000000">
      <w:pPr>
        <w:spacing w:after="0" w:line="259" w:lineRule="auto"/>
        <w:ind w:left="0" w:firstLine="0"/>
        <w:jc w:val="left"/>
      </w:pPr>
      <w:del w:id="1424" w:author="ALVARO SANCHEZ-CID ROMAN" w:date="2024-01-07T18:40:00Z">
        <w:r w:rsidDel="000226B1">
          <w:rPr>
            <w:sz w:val="26"/>
          </w:rPr>
          <w:delText xml:space="preserve"> </w:delText>
        </w:r>
      </w:del>
    </w:p>
    <w:p w14:paraId="1037F8CA" w14:textId="77777777" w:rsidR="003C709D" w:rsidRDefault="00000000">
      <w:pPr>
        <w:numPr>
          <w:ilvl w:val="0"/>
          <w:numId w:val="27"/>
        </w:numPr>
        <w:ind w:right="107" w:hanging="341"/>
        <w:rPr>
          <w:ins w:id="1425" w:author="ALVARO SANCHEZ-CID ROMAN" w:date="2024-01-07T18:41:00Z"/>
        </w:rPr>
      </w:pPr>
      <w:r>
        <w:rPr>
          <w:b/>
        </w:rPr>
        <w:t>Regla del tiempo entre puntos</w:t>
      </w:r>
      <w:r>
        <w:t xml:space="preserve"> </w:t>
      </w:r>
    </w:p>
    <w:p w14:paraId="4D9B8792" w14:textId="56E25206" w:rsidR="000226B1" w:rsidRPr="00FF695E" w:rsidRDefault="000226B1" w:rsidP="000226B1">
      <w:pPr>
        <w:pStyle w:val="Prrafodelista"/>
        <w:numPr>
          <w:ilvl w:val="0"/>
          <w:numId w:val="34"/>
        </w:numPr>
        <w:spacing w:after="0" w:line="240" w:lineRule="auto"/>
        <w:jc w:val="left"/>
        <w:rPr>
          <w:ins w:id="1426" w:author="ALVARO SANCHEZ-CID ROMAN" w:date="2024-01-07T18:51:00Z"/>
          <w:rFonts w:ascii="Calibri" w:eastAsia="Calibri" w:hAnsi="Calibri" w:cs="Calibri"/>
          <w:color w:val="FF0000"/>
          <w:kern w:val="0"/>
          <w:szCs w:val="24"/>
          <w14:ligatures w14:val="none"/>
        </w:rPr>
      </w:pPr>
      <w:ins w:id="1427" w:author="ALVARO SANCHEZ-CID ROMAN" w:date="2024-01-07T18:47:00Z">
        <w:r>
          <w:t>Despu</w:t>
        </w:r>
      </w:ins>
      <w:ins w:id="1428" w:author="ALVARO SANCHEZ-CID ROMAN" w:date="2024-01-07T18:48:00Z">
        <w:r>
          <w:t>és de acabado un rally se espera que los jugadores se muevan a sus respectivas posiciones sin demora. Se debe permitir</w:t>
        </w:r>
      </w:ins>
      <w:ins w:id="1429" w:author="ALVARO SANCHEZ-CID ROMAN" w:date="2024-01-07T18:49:00Z">
        <w:r>
          <w:t xml:space="preserve"> que un receptor tenga un tiempo razonable para estar listo. </w:t>
        </w:r>
      </w:ins>
      <w:ins w:id="1430" w:author="ALVARO SANCHEZ-CID ROMAN" w:date="2024-01-07T18:50:00Z">
        <w:r w:rsidRPr="000226B1">
          <w:rPr>
            <w:rFonts w:ascii="Calibri" w:eastAsia="Calibri" w:hAnsi="Calibri" w:cs="Calibri"/>
            <w:color w:val="7030A0"/>
            <w:kern w:val="0"/>
            <w:szCs w:val="24"/>
            <w14:ligatures w14:val="none"/>
          </w:rPr>
          <w:t xml:space="preserve">Cantar la puntuación cuando </w:t>
        </w:r>
        <w:r w:rsidRPr="000226B1">
          <w:rPr>
            <w:rFonts w:ascii="Calibri" w:eastAsia="Calibri" w:hAnsi="Calibri" w:cs="Calibri"/>
            <w:color w:val="FF0000"/>
            <w:kern w:val="0"/>
            <w:szCs w:val="24"/>
            <w14:ligatures w14:val="none"/>
          </w:rPr>
          <w:t>el receptor esté listo</w:t>
        </w:r>
        <w:r>
          <w:rPr>
            <w:rFonts w:ascii="Calibri" w:eastAsia="Calibri" w:hAnsi="Calibri" w:cs="Calibri"/>
            <w:color w:val="FF0000"/>
            <w:kern w:val="0"/>
            <w:szCs w:val="24"/>
            <w14:ligatures w14:val="none"/>
          </w:rPr>
          <w:t xml:space="preserve"> </w:t>
        </w:r>
        <w:r w:rsidRPr="000226B1">
          <w:rPr>
            <w:rFonts w:ascii="Calibri" w:eastAsia="Calibri" w:hAnsi="Calibri" w:cs="Calibri"/>
            <w:color w:val="7030A0"/>
            <w:kern w:val="0"/>
            <w:szCs w:val="24"/>
            <w14:ligatures w14:val="none"/>
          </w:rPr>
          <w:t xml:space="preserve">y el servidor esté en posición </w:t>
        </w:r>
        <w:r w:rsidRPr="000226B1">
          <w:rPr>
            <w:rFonts w:ascii="Calibri" w:eastAsia="Calibri" w:hAnsi="Calibri" w:cs="Calibri"/>
            <w:color w:val="FF0000"/>
            <w:kern w:val="0"/>
            <w:szCs w:val="24"/>
            <w14:ligatures w14:val="none"/>
          </w:rPr>
          <w:t>con la pelota en la mano.</w:t>
        </w:r>
      </w:ins>
    </w:p>
    <w:p w14:paraId="0F623848" w14:textId="7C66CF47" w:rsidR="000226B1" w:rsidRPr="00FF695E" w:rsidRDefault="00FF695E" w:rsidP="00FF695E">
      <w:pPr>
        <w:pStyle w:val="Prrafodelista"/>
        <w:spacing w:after="0" w:line="240" w:lineRule="auto"/>
        <w:ind w:firstLine="0"/>
        <w:jc w:val="left"/>
        <w:rPr>
          <w:ins w:id="1431" w:author="ALVARO SANCHEZ-CID ROMAN" w:date="2024-01-07T18:50:00Z"/>
          <w:color w:val="FF0000"/>
          <w:kern w:val="0"/>
          <w:szCs w:val="24"/>
          <w14:ligatures w14:val="none"/>
        </w:rPr>
      </w:pPr>
      <w:ins w:id="1432" w:author="ALVARO SANCHEZ-CID ROMAN" w:date="2024-01-07T18:52:00Z">
        <w:r>
          <w:rPr>
            <w:color w:val="FF0000"/>
            <w:kern w:val="0"/>
            <w:szCs w:val="24"/>
            <w14:ligatures w14:val="none"/>
          </w:rPr>
          <w:t>Si hay retrasos sin razón aparente, cantar la puntuación cuando el recepto deba estar listo y comenzar la cuenta de 1</w:t>
        </w:r>
      </w:ins>
      <w:ins w:id="1433" w:author="ALVARO SANCHEZ-CID ROMAN" w:date="2024-01-07T18:53:00Z">
        <w:r>
          <w:rPr>
            <w:color w:val="FF0000"/>
            <w:kern w:val="0"/>
            <w:szCs w:val="24"/>
            <w14:ligatures w14:val="none"/>
          </w:rPr>
          <w:t>0 segundos</w:t>
        </w:r>
      </w:ins>
      <w:ins w:id="1434" w:author="ALVARO SANCHEZ-CID ROMAN" w:date="2024-01-07T18:55:00Z">
        <w:r>
          <w:rPr>
            <w:color w:val="FF0000"/>
            <w:kern w:val="0"/>
            <w:szCs w:val="24"/>
            <w14:ligatures w14:val="none"/>
          </w:rPr>
          <w:t>.</w:t>
        </w:r>
      </w:ins>
    </w:p>
    <w:p w14:paraId="508576AB" w14:textId="62ACC79A" w:rsidR="000226B1" w:rsidRDefault="000226B1" w:rsidP="000226B1">
      <w:pPr>
        <w:ind w:left="468" w:right="107" w:firstLine="0"/>
      </w:pPr>
    </w:p>
    <w:p w14:paraId="780BEAAD" w14:textId="59AF3B5E" w:rsidR="00F634ED" w:rsidDel="000226B1" w:rsidRDefault="00000000" w:rsidP="000226B1">
      <w:pPr>
        <w:ind w:left="851" w:right="107" w:hanging="383"/>
        <w:rPr>
          <w:del w:id="1435" w:author="ALVARO SANCHEZ-CID ROMAN" w:date="2024-01-07T18:41:00Z"/>
        </w:rPr>
      </w:pPr>
      <w:r>
        <w:rPr>
          <w:b/>
        </w:rPr>
        <w:t xml:space="preserve">a </w:t>
      </w:r>
      <w:r w:rsidR="003C709D">
        <w:rPr>
          <w:b/>
        </w:rPr>
        <w:t xml:space="preserve">    </w:t>
      </w:r>
      <w:del w:id="1436" w:author="ALVARO SANCHEZ-CID ROMAN" w:date="2024-01-07T18:41:00Z">
        <w:r w:rsidDel="000226B1">
          <w:delText xml:space="preserve">Pulsar el cronómetro cuando la pelota quede fuera de juego o cuando el Jugador sea ordenado a jugar (“Jueguen” o “Let´s play”). </w:delText>
        </w:r>
      </w:del>
    </w:p>
    <w:p w14:paraId="7C36DC9D" w14:textId="328564D5" w:rsidR="00F634ED" w:rsidRDefault="00000000" w:rsidP="000226B1">
      <w:pPr>
        <w:numPr>
          <w:ilvl w:val="1"/>
          <w:numId w:val="27"/>
        </w:numPr>
        <w:ind w:right="107" w:hanging="398"/>
      </w:pPr>
      <w:del w:id="1437" w:author="ALVARO SANCHEZ-CID ROMAN" w:date="2024-01-07T18:41:00Z">
        <w:r w:rsidDel="000226B1">
          <w:delText xml:space="preserve">Imponer una Infracción de Tiempo cuando la pelota no sea golpeada dentro de los veinticinco (25) segundos permitidos. No existe aviso alguno anterior a la conclusión de dichos veinticinco (25) segundos. </w:delText>
        </w:r>
      </w:del>
    </w:p>
    <w:p w14:paraId="5FBA7748" w14:textId="77777777" w:rsidR="00F634ED" w:rsidRDefault="00000000">
      <w:pPr>
        <w:spacing w:after="0" w:line="259" w:lineRule="auto"/>
        <w:ind w:left="0" w:firstLine="0"/>
        <w:jc w:val="left"/>
      </w:pPr>
      <w:r>
        <w:rPr>
          <w:sz w:val="26"/>
        </w:rPr>
        <w:t xml:space="preserve"> </w:t>
      </w:r>
    </w:p>
    <w:p w14:paraId="67430EBA" w14:textId="0E8E48FA" w:rsidR="003C709D" w:rsidRDefault="00000000">
      <w:pPr>
        <w:numPr>
          <w:ilvl w:val="0"/>
          <w:numId w:val="27"/>
        </w:numPr>
        <w:spacing w:after="3" w:line="259" w:lineRule="auto"/>
        <w:ind w:right="107" w:hanging="341"/>
      </w:pPr>
      <w:proofErr w:type="gramStart"/>
      <w:r>
        <w:rPr>
          <w:b/>
        </w:rPr>
        <w:t>Cambio  de</w:t>
      </w:r>
      <w:proofErr w:type="gramEnd"/>
      <w:r>
        <w:rPr>
          <w:b/>
        </w:rPr>
        <w:t xml:space="preserve">  lado </w:t>
      </w:r>
      <w:ins w:id="1438" w:author="ALVARO SANCHEZ-CID ROMAN" w:date="2024-01-07T18:55:00Z">
        <w:r w:rsidR="00FF695E">
          <w:rPr>
            <w:b/>
          </w:rPr>
          <w:t>a mitad de juego</w:t>
        </w:r>
      </w:ins>
      <w:r>
        <w:rPr>
          <w:b/>
        </w:rPr>
        <w:t xml:space="preserve"> (</w:t>
      </w:r>
      <w:ins w:id="1439" w:author="ALVARO SANCHEZ-CID ROMAN" w:date="2024-01-07T18:56:00Z">
        <w:r w:rsidR="00FF695E">
          <w:rPr>
            <w:b/>
          </w:rPr>
          <w:t>1</w:t>
        </w:r>
      </w:ins>
      <w:ins w:id="1440" w:author="ALVARO SANCHEZ-CID ROMAN" w:date="2024-01-07T18:55:00Z">
        <w:r w:rsidR="00FF695E">
          <w:rPr>
            <w:b/>
          </w:rPr>
          <w:t xml:space="preserve"> minuto</w:t>
        </w:r>
      </w:ins>
      <w:del w:id="1441" w:author="ALVARO SANCHEZ-CID ROMAN" w:date="2024-01-07T18:55:00Z">
        <w:r w:rsidDel="00FF695E">
          <w:rPr>
            <w:b/>
          </w:rPr>
          <w:delText>Noventa  (90)  Segundos</w:delText>
        </w:r>
      </w:del>
      <w:r>
        <w:rPr>
          <w:b/>
        </w:rPr>
        <w:t xml:space="preserve">)  y  </w:t>
      </w:r>
      <w:ins w:id="1442" w:author="ALVARO SANCHEZ-CID ROMAN" w:date="2024-01-07T18:56:00Z">
        <w:r w:rsidR="00FF695E">
          <w:rPr>
            <w:b/>
          </w:rPr>
          <w:t xml:space="preserve">Cambio de lado entre juegos (2 minutos) </w:t>
        </w:r>
      </w:ins>
      <w:del w:id="1443" w:author="ALVARO SANCHEZ-CID ROMAN" w:date="2024-01-07T18:56:00Z">
        <w:r w:rsidDel="00FF695E">
          <w:rPr>
            <w:b/>
          </w:rPr>
          <w:delText>Descanso  entre  Sets  (Ciento  Veinte  (120) Segundos)</w:delText>
        </w:r>
      </w:del>
      <w:r>
        <w:t xml:space="preserve"> </w:t>
      </w:r>
    </w:p>
    <w:p w14:paraId="0F7EF5ED" w14:textId="14D64F70" w:rsidR="00F634ED" w:rsidRDefault="00000000" w:rsidP="003C709D">
      <w:pPr>
        <w:spacing w:after="3" w:line="259" w:lineRule="auto"/>
        <w:ind w:left="468" w:right="107" w:firstLine="0"/>
      </w:pPr>
      <w:r>
        <w:rPr>
          <w:b/>
        </w:rPr>
        <w:t xml:space="preserve">a    </w:t>
      </w:r>
      <w:r>
        <w:t xml:space="preserve">Pulsar el cronómetro </w:t>
      </w:r>
      <w:ins w:id="1444" w:author="ALVARO SANCHEZ-CID ROMAN" w:date="2024-01-07T18:57:00Z">
        <w:r w:rsidR="00FF695E">
          <w:t>después de hacer el cante de cambio de lado</w:t>
        </w:r>
      </w:ins>
      <w:del w:id="1445" w:author="ALVARO SANCHEZ-CID ROMAN" w:date="2024-01-07T18:57:00Z">
        <w:r w:rsidDel="00FF695E">
          <w:delText>cuando la pelota quede fuera de juego.</w:delText>
        </w:r>
      </w:del>
      <w:r>
        <w:t xml:space="preserve"> </w:t>
      </w:r>
    </w:p>
    <w:p w14:paraId="14AD46BD" w14:textId="1DC6185C" w:rsidR="00F634ED" w:rsidDel="00FF695E" w:rsidRDefault="00000000">
      <w:pPr>
        <w:numPr>
          <w:ilvl w:val="1"/>
          <w:numId w:val="27"/>
        </w:numPr>
        <w:ind w:right="107" w:hanging="398"/>
        <w:rPr>
          <w:del w:id="1446" w:author="ALVARO SANCHEZ-CID ROMAN" w:date="2024-01-07T18:58:00Z"/>
        </w:rPr>
      </w:pPr>
      <w:del w:id="1447" w:author="ALVARO SANCHEZ-CID ROMAN" w:date="2024-01-07T18:58:00Z">
        <w:r w:rsidDel="00FF695E">
          <w:delText xml:space="preserve">Anunciar “Tiempo” al transcurrir sesenta (60) segundos en un cambio de lado o noventa </w:delText>
        </w:r>
      </w:del>
    </w:p>
    <w:p w14:paraId="567F78A1" w14:textId="6D8AC9CA" w:rsidR="00F634ED" w:rsidDel="00FF695E" w:rsidRDefault="00000000">
      <w:pPr>
        <w:ind w:right="107"/>
        <w:rPr>
          <w:del w:id="1448" w:author="ALVARO SANCHEZ-CID ROMAN" w:date="2024-01-07T18:58:00Z"/>
        </w:rPr>
      </w:pPr>
      <w:del w:id="1449" w:author="ALVARO SANCHEZ-CID ROMAN" w:date="2024-01-07T18:58:00Z">
        <w:r w:rsidDel="00FF695E">
          <w:delText xml:space="preserve">(90) segundos en un descanso entre sets. </w:delText>
        </w:r>
      </w:del>
    </w:p>
    <w:p w14:paraId="7343ACA0" w14:textId="1EF9591D" w:rsidR="00F634ED" w:rsidRDefault="00000000">
      <w:pPr>
        <w:numPr>
          <w:ilvl w:val="1"/>
          <w:numId w:val="27"/>
        </w:numPr>
        <w:ind w:right="107" w:hanging="398"/>
      </w:pPr>
      <w:r>
        <w:t xml:space="preserve">Anunciar “15 segundos” </w:t>
      </w:r>
      <w:ins w:id="1450" w:author="ALVARO SANCHEZ-CID ROMAN" w:date="2024-01-07T18:58:00Z">
        <w:r w:rsidR="00FF695E">
          <w:t>y transcurridos</w:t>
        </w:r>
      </w:ins>
      <w:ins w:id="1451" w:author="ALVARO SANCHEZ-CID ROMAN" w:date="2024-01-07T18:59:00Z">
        <w:r w:rsidR="00FF695E">
          <w:t xml:space="preserve"> chequear la posición de los jugadores, anunciar “Tiempo” y cantar el resultado “0-0-2”</w:t>
        </w:r>
      </w:ins>
      <w:del w:id="1452" w:author="ALVARO SANCHEZ-CID ROMAN" w:date="2024-01-07T19:00:00Z">
        <w:r w:rsidDel="00FF695E">
          <w:delText>si uno o ambos Jugadores permanecen todavía en sus sillas y/o no se han dirigido hacia sus respectivos lugares para reanudar el juego al transcurrir setenta y cinco (75) segundos en un cambio de lado o ciento cinco (105) segundos en un descanso entre sets.</w:delText>
        </w:r>
      </w:del>
      <w:r>
        <w:t xml:space="preserve"> </w:t>
      </w:r>
    </w:p>
    <w:p w14:paraId="064264CC" w14:textId="5CEDE823" w:rsidR="00F634ED" w:rsidRDefault="00000000">
      <w:pPr>
        <w:numPr>
          <w:ilvl w:val="1"/>
          <w:numId w:val="27"/>
        </w:numPr>
        <w:ind w:right="107" w:hanging="398"/>
      </w:pPr>
      <w:del w:id="1453" w:author="ALVARO SANCHEZ-CID ROMAN" w:date="2024-01-07T19:00:00Z">
        <w:r w:rsidDel="00FF695E">
          <w:delText xml:space="preserve">Imponer una Infracción de Tiempo o de Conducta (tras un Tiempo Muerto Médico) si la bola no es golpeada para el próximo punto dentro de los noventa (90) / ciento veinte (120) segundos permitidos, siempre que no haya existido una interferencia que haga que el Sacador no pueda </w:delText>
        </w:r>
        <w:r w:rsidDel="00FF695E">
          <w:lastRenderedPageBreak/>
          <w:delText xml:space="preserve">servir en dicho tiempo. </w:delText>
        </w:r>
      </w:del>
      <w:ins w:id="1454" w:author="ALVARO SANCHEZ-CID ROMAN" w:date="2024-01-07T19:00:00Z">
        <w:r w:rsidR="00FF695E">
          <w:t>Imponer una Advertencia Ve</w:t>
        </w:r>
      </w:ins>
      <w:ins w:id="1455" w:author="ALVARO SANCHEZ-CID ROMAN" w:date="2024-01-07T19:01:00Z">
        <w:r w:rsidR="00FF695E">
          <w:t xml:space="preserve">rbal o Técnica, </w:t>
        </w:r>
        <w:r w:rsidR="007D79EA">
          <w:t>si hay retrasos injustificados, a criterio del Juez de Pista</w:t>
        </w:r>
      </w:ins>
    </w:p>
    <w:p w14:paraId="3C21A486" w14:textId="77777777" w:rsidR="00F634ED" w:rsidRDefault="00000000">
      <w:pPr>
        <w:spacing w:after="0" w:line="259" w:lineRule="auto"/>
        <w:ind w:left="0" w:firstLine="0"/>
        <w:jc w:val="left"/>
      </w:pPr>
      <w:r>
        <w:rPr>
          <w:sz w:val="26"/>
        </w:rPr>
        <w:t xml:space="preserve"> </w:t>
      </w:r>
    </w:p>
    <w:p w14:paraId="116E4B5F" w14:textId="37A71E8E" w:rsidR="003C709D" w:rsidDel="007D79EA" w:rsidRDefault="00000000">
      <w:pPr>
        <w:numPr>
          <w:ilvl w:val="0"/>
          <w:numId w:val="27"/>
        </w:numPr>
        <w:ind w:right="107" w:hanging="341"/>
        <w:rPr>
          <w:del w:id="1456" w:author="ALVARO SANCHEZ-CID ROMAN" w:date="2024-01-07T19:02:00Z"/>
        </w:rPr>
      </w:pPr>
      <w:del w:id="1457" w:author="ALVARO SANCHEZ-CID ROMAN" w:date="2024-01-07T19:02:00Z">
        <w:r w:rsidDel="007D79EA">
          <w:rPr>
            <w:b/>
          </w:rPr>
          <w:delText>Restador no preparado al ritmo razonable del Sacador</w:delText>
        </w:r>
        <w:r w:rsidDel="007D79EA">
          <w:delText xml:space="preserve"> </w:delText>
        </w:r>
      </w:del>
    </w:p>
    <w:p w14:paraId="71B18E48" w14:textId="3CDD025A" w:rsidR="00F634ED" w:rsidDel="007D79EA" w:rsidRDefault="00000000" w:rsidP="003C709D">
      <w:pPr>
        <w:ind w:left="851" w:right="107" w:hanging="383"/>
        <w:rPr>
          <w:del w:id="1458" w:author="ALVARO SANCHEZ-CID ROMAN" w:date="2024-01-07T19:02:00Z"/>
        </w:rPr>
      </w:pPr>
      <w:del w:id="1459" w:author="ALVARO SANCHEZ-CID ROMAN" w:date="2024-01-07T19:02:00Z">
        <w:r w:rsidDel="007D79EA">
          <w:rPr>
            <w:b/>
          </w:rPr>
          <w:delText xml:space="preserve">a </w:delText>
        </w:r>
        <w:r w:rsidR="003C709D" w:rsidDel="007D79EA">
          <w:rPr>
            <w:b/>
          </w:rPr>
          <w:delText xml:space="preserve">   </w:delText>
        </w:r>
        <w:r w:rsidDel="007D79EA">
          <w:delText xml:space="preserve">Pulsar  el  cronómetro  cuando  la pelota  quede  fuera  de  juego  o  cuando  el  Jugador  sea ordenado a jugar (“Jueguen” o “Let´s play”). </w:delText>
        </w:r>
      </w:del>
    </w:p>
    <w:p w14:paraId="43AC45AF" w14:textId="4FE43904" w:rsidR="00F634ED" w:rsidDel="007D79EA" w:rsidRDefault="00000000">
      <w:pPr>
        <w:numPr>
          <w:ilvl w:val="1"/>
          <w:numId w:val="27"/>
        </w:numPr>
        <w:ind w:right="107" w:hanging="398"/>
        <w:rPr>
          <w:del w:id="1460" w:author="ALVARO SANCHEZ-CID ROMAN" w:date="2024-01-07T19:02:00Z"/>
        </w:rPr>
      </w:pPr>
      <w:del w:id="1461" w:author="ALVARO SANCHEZ-CID ROMAN" w:date="2024-01-07T19:02:00Z">
        <w:r w:rsidDel="007D79EA">
          <w:delText xml:space="preserve">Imponer una Infracción de Tiempo (incluso dentro de los veinticinco (25) si las acciones del Restador están retrasando el ritmo razonable del Sacador. </w:delText>
        </w:r>
      </w:del>
    </w:p>
    <w:p w14:paraId="42FA2935" w14:textId="2F4F6007" w:rsidR="00F634ED" w:rsidDel="007D79EA" w:rsidRDefault="00000000">
      <w:pPr>
        <w:numPr>
          <w:ilvl w:val="1"/>
          <w:numId w:val="27"/>
        </w:numPr>
        <w:ind w:right="107" w:hanging="398"/>
        <w:rPr>
          <w:del w:id="1462" w:author="ALVARO SANCHEZ-CID ROMAN" w:date="2024-01-07T19:02:00Z"/>
        </w:rPr>
      </w:pPr>
      <w:del w:id="1463" w:author="ALVARO SANCHEZ-CID ROMAN" w:date="2024-01-07T19:02:00Z">
        <w:r w:rsidDel="007D79EA">
          <w:delText xml:space="preserve">Imponer una Infracción del Código si el Restador está constantemente y de manera obvia retrasando el ritmo razonable del Sacador, usando el apartado “Conducta Antideportiva” </w:delText>
        </w:r>
      </w:del>
    </w:p>
    <w:p w14:paraId="120BBFE8" w14:textId="1323C56A" w:rsidR="00F634ED" w:rsidRDefault="00000000">
      <w:pPr>
        <w:spacing w:after="0" w:line="259" w:lineRule="auto"/>
        <w:ind w:left="0" w:firstLine="0"/>
        <w:jc w:val="left"/>
      </w:pPr>
      <w:del w:id="1464" w:author="ALVARO SANCHEZ-CID ROMAN" w:date="2024-01-07T19:02:00Z">
        <w:r w:rsidDel="007D79EA">
          <w:rPr>
            <w:sz w:val="26"/>
          </w:rPr>
          <w:delText xml:space="preserve"> </w:delText>
        </w:r>
      </w:del>
    </w:p>
    <w:p w14:paraId="67CDDF1A" w14:textId="77777777" w:rsidR="00F634ED" w:rsidRDefault="00000000">
      <w:pPr>
        <w:pStyle w:val="Ttulo2"/>
        <w:spacing w:after="219"/>
        <w:ind w:right="174"/>
      </w:pPr>
      <w:r>
        <w:rPr>
          <w:b w:val="0"/>
          <w:sz w:val="13"/>
        </w:rPr>
        <w:t xml:space="preserve"> </w:t>
      </w:r>
      <w:r>
        <w:t xml:space="preserve">R   MALA CONDUCTA DEL JUGADOR EN </w:t>
      </w:r>
      <w:commentRangeStart w:id="1465"/>
      <w:r>
        <w:t>PISTA</w:t>
      </w:r>
      <w:commentRangeEnd w:id="1465"/>
      <w:r w:rsidR="007D79EA">
        <w:rPr>
          <w:rStyle w:val="Refdecomentario"/>
          <w:b w:val="0"/>
        </w:rPr>
        <w:commentReference w:id="1465"/>
      </w:r>
      <w:r>
        <w:rPr>
          <w:b w:val="0"/>
        </w:rPr>
        <w:t xml:space="preserve"> </w:t>
      </w:r>
    </w:p>
    <w:p w14:paraId="5FF4CEA5" w14:textId="6A245C6D" w:rsidR="00F634ED" w:rsidRDefault="00000000">
      <w:pPr>
        <w:ind w:left="127" w:right="107"/>
      </w:pPr>
      <w:r>
        <w:t xml:space="preserve">El Juez de </w:t>
      </w:r>
      <w:ins w:id="1466" w:author="ALVARO SANCHEZ-CID ROMAN" w:date="2024-01-07T19:03:00Z">
        <w:r w:rsidR="007D79EA">
          <w:t>Pista</w:t>
        </w:r>
      </w:ins>
      <w:del w:id="1467" w:author="ALVARO SANCHEZ-CID ROMAN" w:date="2024-01-07T19:03:00Z">
        <w:r w:rsidDel="007D79EA">
          <w:delText>Silla</w:delText>
        </w:r>
      </w:del>
      <w:r>
        <w:t xml:space="preserve"> posee la primera responsabilidad para reforzar el Código de Conducta durante un partido. Las Infracciones al Código deberán ser impuestas inmediatamente cuando un jugador infrinja el Código. Una Infracción al Código debería ser impuesta por cada infracción. </w:t>
      </w:r>
    </w:p>
    <w:p w14:paraId="4DA886DA" w14:textId="5098C009" w:rsidR="00F634ED" w:rsidRDefault="00000000">
      <w:pPr>
        <w:ind w:left="127" w:right="107"/>
      </w:pPr>
      <w:r>
        <w:t xml:space="preserve">A la finalización del partido y tan pronto como sea posible, el Juez de </w:t>
      </w:r>
      <w:ins w:id="1468" w:author="ALVARO SANCHEZ-CID ROMAN" w:date="2024-01-10T12:49:00Z">
        <w:r w:rsidR="009A7D74">
          <w:t>Pista</w:t>
        </w:r>
      </w:ins>
      <w:del w:id="1469" w:author="ALVARO SANCHEZ-CID ROMAN" w:date="2024-01-10T12:49:00Z">
        <w:r w:rsidDel="009A7D74">
          <w:delText>Silla</w:delText>
        </w:r>
      </w:del>
      <w:r>
        <w:t xml:space="preserve"> debe seguir reforzando el Código informando al Juez Árbitro de los hechos e infracciones ocurridas. </w:t>
      </w:r>
    </w:p>
    <w:p w14:paraId="554A3D26" w14:textId="77777777" w:rsidR="00F634ED" w:rsidRDefault="00000000">
      <w:pPr>
        <w:spacing w:after="0" w:line="259" w:lineRule="auto"/>
        <w:ind w:left="113" w:firstLine="0"/>
        <w:jc w:val="left"/>
      </w:pPr>
      <w:r>
        <w:t xml:space="preserve"> </w:t>
      </w:r>
    </w:p>
    <w:p w14:paraId="1C18C07C" w14:textId="6E4F26D0" w:rsidR="00F634ED" w:rsidRDefault="00000000">
      <w:pPr>
        <w:pStyle w:val="Ttulo2"/>
        <w:spacing w:after="227"/>
        <w:ind w:right="174"/>
      </w:pPr>
      <w:r>
        <w:rPr>
          <w:b w:val="0"/>
          <w:sz w:val="13"/>
        </w:rPr>
        <w:t xml:space="preserve"> </w:t>
      </w:r>
      <w:r>
        <w:t xml:space="preserve">S   INFRACCIONES AL CÓDIGO NO OBSERVADAS POR EL JUEZ DE </w:t>
      </w:r>
      <w:ins w:id="1470" w:author="ALVARO SANCHEZ-CID ROMAN" w:date="2024-01-07T19:04:00Z">
        <w:r w:rsidR="007D79EA">
          <w:t>PISTA</w:t>
        </w:r>
      </w:ins>
      <w:del w:id="1471" w:author="ALVARO SANCHEZ-CID ROMAN" w:date="2024-01-07T19:04:00Z">
        <w:r w:rsidDel="007D79EA">
          <w:delText>SILLA</w:delText>
        </w:r>
      </w:del>
      <w:r>
        <w:rPr>
          <w:b w:val="0"/>
        </w:rPr>
        <w:t xml:space="preserve"> </w:t>
      </w:r>
    </w:p>
    <w:p w14:paraId="4095BE4F" w14:textId="68061968" w:rsidR="00A337B2" w:rsidRDefault="00A337B2">
      <w:pPr>
        <w:ind w:left="127" w:right="107"/>
        <w:rPr>
          <w:ins w:id="1472" w:author="ALVARO SANCHEZ-CID ROMAN" w:date="2024-01-07T19:15:00Z"/>
        </w:rPr>
      </w:pPr>
      <w:ins w:id="1473" w:author="ALVARO SANCHEZ-CID ROMAN" w:date="2024-01-07T19:16:00Z">
        <w:r>
          <w:t xml:space="preserve">El </w:t>
        </w:r>
        <w:commentRangeStart w:id="1474"/>
        <w:r>
          <w:t>Segundo</w:t>
        </w:r>
      </w:ins>
      <w:commentRangeEnd w:id="1474"/>
      <w:ins w:id="1475" w:author="ALVARO SANCHEZ-CID ROMAN" w:date="2024-01-07T19:19:00Z">
        <w:r>
          <w:rPr>
            <w:rStyle w:val="Refdecomentario"/>
          </w:rPr>
          <w:commentReference w:id="1474"/>
        </w:r>
      </w:ins>
      <w:ins w:id="1476" w:author="ALVARO SANCHEZ-CID ROMAN" w:date="2024-01-07T19:16:00Z">
        <w:r>
          <w:t xml:space="preserve"> Juez de Pista tiene autorización para indicar al Juez de Pista principal sobre infracciones </w:t>
        </w:r>
      </w:ins>
      <w:ins w:id="1477" w:author="ALVARO SANCHEZ-CID ROMAN" w:date="2024-01-07T19:17:00Z">
        <w:r>
          <w:t>al Código de Conducta si este no lo ha observado. Solo al finalizar el Rally.</w:t>
        </w:r>
      </w:ins>
    </w:p>
    <w:p w14:paraId="03CBA8B2" w14:textId="77777777" w:rsidR="00A337B2" w:rsidRDefault="00A337B2">
      <w:pPr>
        <w:ind w:left="127" w:right="107"/>
        <w:rPr>
          <w:ins w:id="1478" w:author="ALVARO SANCHEZ-CID ROMAN" w:date="2024-01-07T19:15:00Z"/>
        </w:rPr>
      </w:pPr>
    </w:p>
    <w:p w14:paraId="7C9D1B2D" w14:textId="61276D37" w:rsidR="00F634ED" w:rsidDel="00A337B2" w:rsidRDefault="00000000">
      <w:pPr>
        <w:ind w:left="127" w:right="107"/>
        <w:rPr>
          <w:del w:id="1479" w:author="ALVARO SANCHEZ-CID ROMAN" w:date="2024-01-07T19:15:00Z"/>
        </w:rPr>
      </w:pPr>
      <w:del w:id="1480" w:author="ALVARO SANCHEZ-CID ROMAN" w:date="2024-01-07T19:15:00Z">
        <w:r w:rsidDel="00A337B2">
          <w:delText xml:space="preserve">Ocasionalmente existen Infracciones al Código realizadas por los Jugadores no observadas por el Juez  de  Silla.  En  tal  caso,  y  si  fuese  observada  por  algún  Juez  de  Línea,  éste  debería inmediatamente aproximarse al Juez de Silla e informarle de lo sucedido. Mientras tanto, el Juez de Silla debería apagar el micrófono. </w:delText>
        </w:r>
      </w:del>
    </w:p>
    <w:p w14:paraId="32288E27" w14:textId="45370FBD" w:rsidR="00F634ED" w:rsidDel="00A337B2" w:rsidRDefault="00000000">
      <w:pPr>
        <w:ind w:left="127" w:right="107"/>
        <w:rPr>
          <w:del w:id="1481" w:author="ALVARO SANCHEZ-CID ROMAN" w:date="2024-01-07T19:15:00Z"/>
        </w:rPr>
      </w:pPr>
      <w:del w:id="1482" w:author="ALVARO SANCHEZ-CID ROMAN" w:date="2024-01-07T19:15:00Z">
        <w:r w:rsidDel="00A337B2">
          <w:delText xml:space="preserve">El Juez de Silla puede preguntar al Jugador para que responda sobre dicha acción, y acto seguido, el Juez de Silla deberá tomar una decisión sobre si aplica el Código de Conducta o no. Si la Infracción al Código fuese impuesta, el Juez de Silla deberá anunciarla a los Jugadores y al Público. </w:delText>
        </w:r>
      </w:del>
    </w:p>
    <w:p w14:paraId="58E22AEF" w14:textId="45F05767" w:rsidR="00F634ED" w:rsidDel="00A337B2" w:rsidRDefault="00000000">
      <w:pPr>
        <w:ind w:left="127" w:right="107"/>
        <w:rPr>
          <w:del w:id="1483" w:author="ALVARO SANCHEZ-CID ROMAN" w:date="2024-01-07T19:15:00Z"/>
        </w:rPr>
      </w:pPr>
      <w:del w:id="1484" w:author="ALVARO SANCHEZ-CID ROMAN" w:date="2024-01-07T19:15:00Z">
        <w:r w:rsidDel="00A337B2">
          <w:delText xml:space="preserve">Si, en la opinión del Juez de Silla, existió una infracción al Código, pero debido a que fuera descubierta tarde (si se ha jugado un punto más) o a cualquier otro motivo que no hiciese apropiado imponer una Infracción del Código (amonestación, punto o juego de penalización), deberá  notificarle  al  Jugador  que  dicha  acción  será  informada  al  Juez  Árbitro  a  la conclusión del partido. </w:delText>
        </w:r>
      </w:del>
    </w:p>
    <w:p w14:paraId="7795F893" w14:textId="6B5EBB6C" w:rsidR="00F634ED" w:rsidDel="00A337B2" w:rsidRDefault="00000000">
      <w:pPr>
        <w:ind w:left="127" w:right="107"/>
        <w:rPr>
          <w:del w:id="1485" w:author="ALVARO SANCHEZ-CID ROMAN" w:date="2024-01-07T19:15:00Z"/>
        </w:rPr>
      </w:pPr>
      <w:del w:id="1486" w:author="ALVARO SANCHEZ-CID ROMAN" w:date="2024-01-07T19:15:00Z">
        <w:r w:rsidDel="00A337B2">
          <w:delText xml:space="preserve">Si se ha informado de una infracción grave que pudiera derivar en descalificación inmediata y se actúa no más tarde del final del siguiente cambio de lado o descanso entre sets, el Juez Árbitro puede ser llamado a pista para considerar la posible descalificación. </w:delText>
        </w:r>
      </w:del>
    </w:p>
    <w:p w14:paraId="4F6E12DE" w14:textId="2C48FEAB" w:rsidR="00F634ED" w:rsidRDefault="00000000">
      <w:pPr>
        <w:spacing w:after="0" w:line="259" w:lineRule="auto"/>
        <w:ind w:left="0" w:firstLine="0"/>
        <w:jc w:val="left"/>
      </w:pPr>
      <w:del w:id="1487" w:author="ALVARO SANCHEZ-CID ROMAN" w:date="2024-01-07T19:15:00Z">
        <w:r w:rsidDel="00A337B2">
          <w:rPr>
            <w:sz w:val="26"/>
          </w:rPr>
          <w:delText xml:space="preserve"> </w:delText>
        </w:r>
      </w:del>
    </w:p>
    <w:p w14:paraId="4CD6A50A" w14:textId="471DBB8D" w:rsidR="00F634ED" w:rsidRDefault="00000000">
      <w:pPr>
        <w:pStyle w:val="Ttulo2"/>
        <w:spacing w:after="221"/>
        <w:ind w:right="174"/>
      </w:pPr>
      <w:r>
        <w:rPr>
          <w:b w:val="0"/>
          <w:sz w:val="13"/>
        </w:rPr>
        <w:t xml:space="preserve"> </w:t>
      </w:r>
      <w:r>
        <w:t xml:space="preserve">T </w:t>
      </w:r>
      <w:ins w:id="1488" w:author="ALVARO SANCHEZ-CID ROMAN" w:date="2024-01-07T19:22:00Z">
        <w:r w:rsidR="00A337B2">
          <w:t>ELIMINACIÓN (EJECTION) Y EXPULSIÓN</w:t>
        </w:r>
      </w:ins>
      <w:ins w:id="1489" w:author="ALVARO SANCHEZ-CID ROMAN" w:date="2024-01-07T19:23:00Z">
        <w:r w:rsidR="00A337B2">
          <w:t xml:space="preserve"> </w:t>
        </w:r>
      </w:ins>
      <w:ins w:id="1490" w:author="ALVARO SANCHEZ-CID ROMAN" w:date="2024-01-07T19:50:00Z">
        <w:r w:rsidR="00876736">
          <w:t>(Regla 13.M)</w:t>
        </w:r>
      </w:ins>
      <w:del w:id="1491" w:author="ALVARO SANCHEZ-CID ROMAN" w:date="2024-01-07T19:23:00Z">
        <w:r w:rsidDel="00A337B2">
          <w:delText>DESCALIFICACIÓN INMEDIATA</w:delText>
        </w:r>
      </w:del>
      <w:del w:id="1492" w:author="ALVARO SANCHEZ-CID ROMAN" w:date="2024-01-07T19:22:00Z">
        <w:r w:rsidDel="00A337B2">
          <w:rPr>
            <w:b w:val="0"/>
          </w:rPr>
          <w:delText xml:space="preserve"> </w:delText>
        </w:r>
      </w:del>
    </w:p>
    <w:p w14:paraId="143D18D4" w14:textId="3F63CD4E" w:rsidR="00876736" w:rsidRDefault="00876736">
      <w:pPr>
        <w:ind w:left="127" w:right="107"/>
        <w:rPr>
          <w:ins w:id="1493" w:author="ALVARO SANCHEZ-CID ROMAN" w:date="2024-01-07T19:56:00Z"/>
        </w:rPr>
      </w:pPr>
      <w:ins w:id="1494" w:author="ALVARO SANCHEZ-CID ROMAN" w:date="2024-01-07T19:51:00Z">
        <w:r w:rsidRPr="00876736">
          <w:t xml:space="preserve">Si </w:t>
        </w:r>
      </w:ins>
      <w:ins w:id="1495" w:author="ALVARO SANCHEZ-CID ROMAN" w:date="2024-01-07T19:55:00Z">
        <w:r>
          <w:t>el Juez de Pista</w:t>
        </w:r>
      </w:ins>
      <w:ins w:id="1496" w:author="ALVARO SANCHEZ-CID ROMAN" w:date="2024-01-07T19:51:00Z">
        <w:r w:rsidRPr="00876736">
          <w:t xml:space="preserve"> observa</w:t>
        </w:r>
      </w:ins>
      <w:ins w:id="1497" w:author="ALVARO SANCHEZ-CID ROMAN" w:date="2024-01-07T19:52:00Z">
        <w:r w:rsidRPr="00876736">
          <w:t xml:space="preserve"> una </w:t>
        </w:r>
      </w:ins>
      <w:ins w:id="1498" w:author="ALVARO SANCHEZ-CID ROMAN" w:date="2024-01-07T19:54:00Z">
        <w:r>
          <w:t>infracción al Código de C</w:t>
        </w:r>
      </w:ins>
      <w:ins w:id="1499" w:author="ALVARO SANCHEZ-CID ROMAN" w:date="2024-01-07T19:52:00Z">
        <w:r>
          <w:t xml:space="preserve">onducta </w:t>
        </w:r>
      </w:ins>
      <w:ins w:id="1500" w:author="ALVARO SANCHEZ-CID ROMAN" w:date="2024-01-07T19:53:00Z">
        <w:r>
          <w:t>muy grave por un jugador que en su opinión</w:t>
        </w:r>
      </w:ins>
      <w:ins w:id="1501" w:author="ALVARO SANCHEZ-CID ROMAN" w:date="2024-01-07T19:54:00Z">
        <w:r>
          <w:t xml:space="preserve"> mer</w:t>
        </w:r>
      </w:ins>
      <w:ins w:id="1502" w:author="ALVARO SANCHEZ-CID ROMAN" w:date="2024-01-07T19:55:00Z">
        <w:r>
          <w:t>ece la eliminación o expulsión del jugador, lo notificará inmediatamente al Juez Árbitro</w:t>
        </w:r>
      </w:ins>
      <w:ins w:id="1503" w:author="ALVARO SANCHEZ-CID ROMAN" w:date="2024-01-07T19:56:00Z">
        <w:r>
          <w:t>. Si el jugador es eliminado o expulsado</w:t>
        </w:r>
      </w:ins>
      <w:ins w:id="1504" w:author="ALVARO SANCHEZ-CID ROMAN" w:date="2024-01-07T20:01:00Z">
        <w:r w:rsidR="00BC3040">
          <w:t xml:space="preserve"> </w:t>
        </w:r>
      </w:ins>
      <w:ins w:id="1505" w:author="ALVARO SANCHEZ-CID ROMAN" w:date="2024-01-07T19:56:00Z">
        <w:r>
          <w:t>durante un partido:</w:t>
        </w:r>
      </w:ins>
    </w:p>
    <w:p w14:paraId="3B0BA8D8" w14:textId="6B51BBB2" w:rsidR="00876736" w:rsidRDefault="00876736">
      <w:pPr>
        <w:ind w:left="127" w:right="107"/>
        <w:rPr>
          <w:ins w:id="1506" w:author="ALVARO SANCHEZ-CID ROMAN" w:date="2024-01-07T19:58:00Z"/>
        </w:rPr>
      </w:pPr>
      <w:ins w:id="1507" w:author="ALVARO SANCHEZ-CID ROMAN" w:date="2024-01-07T19:56:00Z">
        <w:r>
          <w:t xml:space="preserve">A   </w:t>
        </w:r>
      </w:ins>
      <w:ins w:id="1508" w:author="ALVARO SANCHEZ-CID ROMAN" w:date="2024-01-07T19:57:00Z">
        <w:r>
          <w:t>Seguir el procedimiento de partido perdido por regla (</w:t>
        </w:r>
        <w:proofErr w:type="spellStart"/>
        <w:r>
          <w:t>forfeit</w:t>
        </w:r>
        <w:proofErr w:type="spellEnd"/>
        <w:r>
          <w:t>) (Regla 6.B.4)</w:t>
        </w:r>
      </w:ins>
      <w:ins w:id="1509" w:author="ALVARO SANCHEZ-CID ROMAN" w:date="2024-01-07T19:58:00Z">
        <w:r>
          <w:t xml:space="preserve"> para la finalización del partido, adjudicándoselo al equipo no ofensor.</w:t>
        </w:r>
      </w:ins>
    </w:p>
    <w:p w14:paraId="273E4224" w14:textId="3B361625" w:rsidR="00876736" w:rsidRPr="00876736" w:rsidRDefault="00876736">
      <w:pPr>
        <w:ind w:left="127" w:right="107"/>
        <w:rPr>
          <w:ins w:id="1510" w:author="ALVARO SANCHEZ-CID ROMAN" w:date="2024-01-07T19:22:00Z"/>
        </w:rPr>
      </w:pPr>
      <w:ins w:id="1511" w:author="ALVARO SANCHEZ-CID ROMAN" w:date="2024-01-07T19:58:00Z">
        <w:r>
          <w:t xml:space="preserve">B   Escribir </w:t>
        </w:r>
      </w:ins>
      <w:ins w:id="1512" w:author="ALVARO SANCHEZ-CID ROMAN" w:date="2024-01-07T19:59:00Z">
        <w:r>
          <w:t>“</w:t>
        </w:r>
      </w:ins>
      <w:ins w:id="1513" w:author="ALVARO SANCHEZ-CID ROMAN" w:date="2024-01-07T19:58:00Z">
        <w:r>
          <w:t>FO</w:t>
        </w:r>
      </w:ins>
      <w:ins w:id="1514" w:author="ALVARO SANCHEZ-CID ROMAN" w:date="2024-01-07T19:59:00Z">
        <w:r>
          <w:t>RFEIT-ELIMINACIÓN” O “FORFEIT-EXPULSIÓN”, lo que sea aplicable</w:t>
        </w:r>
        <w:r w:rsidR="00BC3040">
          <w:t xml:space="preserve">, debajo </w:t>
        </w:r>
      </w:ins>
      <w:ins w:id="1515" w:author="ALVARO SANCHEZ-CID ROMAN" w:date="2024-01-07T20:00:00Z">
        <w:r w:rsidR="00BC3040">
          <w:t>del tanteo e indicar qué jugador es objeto de la sanción.</w:t>
        </w:r>
      </w:ins>
    </w:p>
    <w:p w14:paraId="1B9A780F" w14:textId="77777777" w:rsidR="00A337B2" w:rsidRPr="00876736" w:rsidRDefault="00A337B2">
      <w:pPr>
        <w:ind w:left="127" w:right="107"/>
        <w:rPr>
          <w:ins w:id="1516" w:author="ALVARO SANCHEZ-CID ROMAN" w:date="2024-01-07T19:22:00Z"/>
        </w:rPr>
      </w:pPr>
    </w:p>
    <w:p w14:paraId="61865B07" w14:textId="1E25036D" w:rsidR="00F634ED" w:rsidDel="00BC3040" w:rsidRDefault="00000000">
      <w:pPr>
        <w:ind w:left="127" w:right="107"/>
        <w:rPr>
          <w:del w:id="1517" w:author="ALVARO SANCHEZ-CID ROMAN" w:date="2024-01-07T20:06:00Z"/>
        </w:rPr>
      </w:pPr>
      <w:del w:id="1518" w:author="ALVARO SANCHEZ-CID ROMAN" w:date="2024-01-07T20:06:00Z">
        <w:r w:rsidDel="00BC3040">
          <w:delText xml:space="preserve">El Juez Árbitro puede decretar la descalificación de un jugador por una infracción al Código. Para proceder a dicha descalificación inmediata, saltándose los pasos del Código de Conducta, debe haber sucedido una seria infracción y no debería ser impuesta a no ser que dicha infracción sea grave y flagrante. </w:delText>
        </w:r>
      </w:del>
    </w:p>
    <w:p w14:paraId="7A5F190B" w14:textId="0D012865" w:rsidR="00F634ED" w:rsidRDefault="00000000">
      <w:pPr>
        <w:spacing w:after="0" w:line="259" w:lineRule="auto"/>
        <w:ind w:left="0" w:firstLine="0"/>
        <w:jc w:val="left"/>
      </w:pPr>
      <w:del w:id="1519" w:author="ALVARO SANCHEZ-CID ROMAN" w:date="2024-01-07T20:06:00Z">
        <w:r w:rsidDel="00BC3040">
          <w:rPr>
            <w:sz w:val="26"/>
          </w:rPr>
          <w:delText xml:space="preserve"> </w:delText>
        </w:r>
      </w:del>
    </w:p>
    <w:p w14:paraId="2D50C4B7" w14:textId="77777777" w:rsidR="00F634ED" w:rsidRDefault="00000000">
      <w:pPr>
        <w:pStyle w:val="Ttulo2"/>
        <w:spacing w:after="199"/>
        <w:ind w:right="174"/>
      </w:pPr>
      <w:r>
        <w:rPr>
          <w:b w:val="0"/>
          <w:sz w:val="13"/>
        </w:rPr>
        <w:t xml:space="preserve"> </w:t>
      </w:r>
      <w:r>
        <w:t>U   CÓDIGO PARA ÁRBITROS</w:t>
      </w:r>
      <w:r>
        <w:rPr>
          <w:b w:val="0"/>
        </w:rPr>
        <w:t xml:space="preserve"> </w:t>
      </w:r>
    </w:p>
    <w:p w14:paraId="0E9774EE" w14:textId="77777777" w:rsidR="00F634ED" w:rsidRDefault="00000000">
      <w:pPr>
        <w:ind w:left="127" w:right="107"/>
      </w:pPr>
      <w:r>
        <w:t xml:space="preserve">Deberá cumplirse y hacerse cumplir el vigente Código de Conducta para Árbitros aprobado y publicado por la RFET. </w:t>
      </w:r>
    </w:p>
    <w:p w14:paraId="636D76C5" w14:textId="77777777" w:rsidR="00F634ED" w:rsidRDefault="00000000">
      <w:pPr>
        <w:spacing w:after="16" w:line="259" w:lineRule="auto"/>
        <w:ind w:left="113" w:firstLine="0"/>
        <w:jc w:val="left"/>
      </w:pPr>
      <w:r>
        <w:t xml:space="preserve"> </w:t>
      </w:r>
    </w:p>
    <w:p w14:paraId="79725920" w14:textId="77777777" w:rsidR="00F634ED" w:rsidRDefault="00000000">
      <w:pPr>
        <w:spacing w:after="0" w:line="259" w:lineRule="auto"/>
        <w:ind w:left="0" w:firstLine="0"/>
        <w:jc w:val="left"/>
      </w:pPr>
      <w:r>
        <w:rPr>
          <w:b/>
          <w:sz w:val="28"/>
        </w:rPr>
        <w:t xml:space="preserve"> </w:t>
      </w:r>
      <w:r>
        <w:rPr>
          <w:b/>
          <w:sz w:val="28"/>
        </w:rPr>
        <w:tab/>
        <w:t xml:space="preserve"> </w:t>
      </w:r>
      <w:r>
        <w:br w:type="page"/>
      </w:r>
    </w:p>
    <w:p w14:paraId="32D2209B" w14:textId="77777777" w:rsidR="00F634ED" w:rsidRDefault="00000000">
      <w:pPr>
        <w:pStyle w:val="Ttulo1"/>
        <w:ind w:left="152" w:right="147"/>
      </w:pPr>
      <w:r>
        <w:lastRenderedPageBreak/>
        <w:t>III.    INTERPRETACIONES</w:t>
      </w:r>
      <w:r>
        <w:rPr>
          <w:b w:val="0"/>
        </w:rPr>
        <w:t xml:space="preserve"> </w:t>
      </w:r>
    </w:p>
    <w:p w14:paraId="42399713" w14:textId="77777777" w:rsidR="00F634ED" w:rsidRDefault="00000000">
      <w:pPr>
        <w:spacing w:after="0" w:line="259" w:lineRule="auto"/>
        <w:ind w:left="0" w:firstLine="0"/>
        <w:jc w:val="left"/>
      </w:pPr>
      <w:r>
        <w:rPr>
          <w:sz w:val="15"/>
        </w:rPr>
        <w:t xml:space="preserve"> </w:t>
      </w:r>
    </w:p>
    <w:p w14:paraId="366599A8" w14:textId="77777777" w:rsidR="00F634ED" w:rsidRDefault="00000000">
      <w:pPr>
        <w:spacing w:after="93" w:line="259" w:lineRule="auto"/>
        <w:ind w:left="0" w:firstLine="0"/>
        <w:jc w:val="left"/>
      </w:pPr>
      <w:r>
        <w:rPr>
          <w:sz w:val="13"/>
        </w:rPr>
        <w:t xml:space="preserve"> </w:t>
      </w:r>
    </w:p>
    <w:p w14:paraId="72C48F21" w14:textId="77777777" w:rsidR="00F634ED" w:rsidRDefault="00000000">
      <w:pPr>
        <w:spacing w:after="395"/>
        <w:ind w:left="0" w:right="107"/>
      </w:pPr>
      <w:r>
        <w:rPr>
          <w:sz w:val="14"/>
        </w:rPr>
        <w:t xml:space="preserve"> </w:t>
      </w:r>
      <w:r>
        <w:t xml:space="preserve">Este Artículo es aplicable a todos los Torneos homologados por la RFET. </w:t>
      </w:r>
    </w:p>
    <w:p w14:paraId="79B3E1AA" w14:textId="0E4B378D" w:rsidR="00F634ED" w:rsidDel="00BC3040" w:rsidRDefault="00000000">
      <w:pPr>
        <w:pStyle w:val="Ttulo2"/>
        <w:ind w:left="137" w:right="174"/>
        <w:rPr>
          <w:del w:id="1520" w:author="ALVARO SANCHEZ-CID ROMAN" w:date="2024-01-07T20:07:00Z"/>
        </w:rPr>
      </w:pPr>
      <w:del w:id="1521" w:author="ALVARO SANCHEZ-CID ROMAN" w:date="2024-01-07T20:07:00Z">
        <w:r w:rsidDel="00BC3040">
          <w:delText>Jugar con el cordaje roto</w:delText>
        </w:r>
        <w:r w:rsidDel="00BC3040">
          <w:rPr>
            <w:b w:val="0"/>
          </w:rPr>
          <w:delText xml:space="preserve"> </w:delText>
        </w:r>
      </w:del>
    </w:p>
    <w:p w14:paraId="04E5408E" w14:textId="6C68EB91" w:rsidR="00F634ED" w:rsidDel="00BC3040" w:rsidRDefault="00000000">
      <w:pPr>
        <w:ind w:left="127" w:right="107"/>
        <w:rPr>
          <w:del w:id="1522" w:author="ALVARO SANCHEZ-CID ROMAN" w:date="2024-01-07T20:07:00Z"/>
        </w:rPr>
      </w:pPr>
      <w:del w:id="1523" w:author="ALVARO SANCHEZ-CID ROMAN" w:date="2024-01-07T20:07:00Z">
        <w:r w:rsidDel="00BC3040">
          <w:delText xml:space="preserve">En tenis profesional, un jugador no puede iniciar un punto con una raqueta que tenga el cordaje roto. Si un jugador rompe el cordaje durante el transcurso del juego, deberá completar el punto. Si el Restador rompe el cordaje al devolver un primer servicio que fue cantado “Let”, deberá cambiar la raqueta inmediatamente. Si el Restador rompe el cordaje al restar un primer servicio “Fault”, podrá escoger entre cambiarla inmediatamente, en cuyo caso el Sacador volverá a disponer de primer servicio, o finalizar el punto con el cordaje roto (o intercambiando la raqueta con su compañero/a de dobles en un tiempo adecuado), en cuyo caso el Sacador sólo dispondrá de segundo servicio.  </w:delText>
        </w:r>
      </w:del>
    </w:p>
    <w:p w14:paraId="69EA3C8F" w14:textId="10221A55" w:rsidR="00F634ED" w:rsidRDefault="00000000">
      <w:pPr>
        <w:spacing w:after="0" w:line="259" w:lineRule="auto"/>
        <w:ind w:left="0" w:firstLine="0"/>
        <w:jc w:val="left"/>
      </w:pPr>
      <w:del w:id="1524" w:author="ALVARO SANCHEZ-CID ROMAN" w:date="2024-01-07T20:07:00Z">
        <w:r w:rsidDel="00BC3040">
          <w:rPr>
            <w:sz w:val="26"/>
          </w:rPr>
          <w:delText xml:space="preserve"> </w:delText>
        </w:r>
      </w:del>
    </w:p>
    <w:p w14:paraId="5A2223E6" w14:textId="76F669BB" w:rsidR="00F634ED" w:rsidRDefault="00000000">
      <w:pPr>
        <w:pStyle w:val="Ttulo2"/>
        <w:ind w:left="137" w:right="174"/>
      </w:pPr>
      <w:r>
        <w:t xml:space="preserve">Barra de sujeción, </w:t>
      </w:r>
      <w:del w:id="1525" w:author="ALVARO SANCHEZ-CID ROMAN" w:date="2024-01-07T20:25:00Z">
        <w:r w:rsidDel="009D596F">
          <w:delText>cámaras en/bajo la red</w:delText>
        </w:r>
      </w:del>
      <w:r>
        <w:t xml:space="preserve"> y otros accesorios de la red</w:t>
      </w:r>
      <w:r>
        <w:rPr>
          <w:b w:val="0"/>
        </w:rPr>
        <w:t xml:space="preserve"> </w:t>
      </w:r>
      <w:ins w:id="1526" w:author="ALVARO SANCHEZ-CID ROMAN" w:date="2024-01-07T20:26:00Z">
        <w:r w:rsidR="009D596F">
          <w:rPr>
            <w:b w:val="0"/>
          </w:rPr>
          <w:t>(Regla 11.L)</w:t>
        </w:r>
      </w:ins>
    </w:p>
    <w:p w14:paraId="2AF36A9E" w14:textId="77777777" w:rsidR="009D596F" w:rsidRDefault="009D596F" w:rsidP="009D596F">
      <w:pPr>
        <w:spacing w:after="3" w:line="232" w:lineRule="auto"/>
        <w:ind w:left="709" w:right="100" w:hanging="283"/>
        <w:rPr>
          <w:ins w:id="1527" w:author="ALVARO SANCHEZ-CID ROMAN" w:date="2024-01-07T20:27:00Z"/>
        </w:rPr>
      </w:pPr>
      <w:ins w:id="1528" w:author="ALVARO SANCHEZ-CID ROMAN" w:date="2024-01-07T20:25:00Z">
        <w:r>
          <w:t xml:space="preserve">1. Si la pelota golpea la parte superior de la red o el cable superior de la red o la cuerda que está entre los postes de la red y la red y cae dentro de los límites, permanece en juego. </w:t>
        </w:r>
      </w:ins>
    </w:p>
    <w:p w14:paraId="3CA74BB0" w14:textId="77777777" w:rsidR="009D596F" w:rsidRDefault="009D596F" w:rsidP="009D596F">
      <w:pPr>
        <w:spacing w:after="3" w:line="232" w:lineRule="auto"/>
        <w:ind w:left="709" w:right="100" w:hanging="283"/>
        <w:rPr>
          <w:ins w:id="1529" w:author="ALVARO SANCHEZ-CID ROMAN" w:date="2024-01-07T20:27:00Z"/>
        </w:rPr>
      </w:pPr>
      <w:ins w:id="1530" w:author="ALVARO SANCHEZ-CID ROMAN" w:date="2024-01-07T20:25:00Z">
        <w:r>
          <w:t xml:space="preserve">2. Si la pelota pasa entre la red y el poste de la red, es falta del jugador que golpea. </w:t>
        </w:r>
      </w:ins>
    </w:p>
    <w:p w14:paraId="15CBE733" w14:textId="77777777" w:rsidR="009D596F" w:rsidRDefault="009D596F" w:rsidP="009D596F">
      <w:pPr>
        <w:spacing w:after="3" w:line="232" w:lineRule="auto"/>
        <w:ind w:left="709" w:right="100" w:hanging="283"/>
        <w:rPr>
          <w:ins w:id="1531" w:author="ALVARO SANCHEZ-CID ROMAN" w:date="2024-01-07T20:28:00Z"/>
        </w:rPr>
      </w:pPr>
      <w:ins w:id="1532" w:author="ALVARO SANCHEZ-CID ROMAN" w:date="2024-01-07T20:25:00Z">
        <w:r>
          <w:t xml:space="preserve">3. Un jugador puede dar la vuelta al poste de la red y cruzar la línea de extensión imaginaria de la red después de golpear la pelota, siempre y cuando el jugador o cualquier artículo que esté usando o portando no toque la cancha del oponente. Si el jugador da la vuelta al poste de la red y cruza la línea de extensión imaginaria de la </w:t>
        </w:r>
        <w:proofErr w:type="gramStart"/>
        <w:r>
          <w:t>red</w:t>
        </w:r>
        <w:proofErr w:type="gramEnd"/>
        <w:r>
          <w:t xml:space="preserve"> pero no hace contacto con la pelota, se declarará falta. </w:t>
        </w:r>
      </w:ins>
    </w:p>
    <w:p w14:paraId="4E89D850" w14:textId="56299F2A" w:rsidR="009D596F" w:rsidRDefault="009D596F" w:rsidP="009D596F">
      <w:pPr>
        <w:spacing w:after="3" w:line="232" w:lineRule="auto"/>
        <w:ind w:left="709" w:right="100" w:hanging="283"/>
        <w:rPr>
          <w:ins w:id="1533" w:author="ALVARO SANCHEZ-CID ROMAN" w:date="2024-01-07T20:25:00Z"/>
        </w:rPr>
      </w:pPr>
      <w:ins w:id="1534" w:author="ALVARO SANCHEZ-CID ROMAN" w:date="2024-01-07T20:25:00Z">
        <w:r>
          <w:t>4. Si un jugador golpea la pelota por encima de la red a la cancha del oponente, y luego por el efecto de retroceso la pelota rebota sobre la red y bota por segunda vez sin ser tocada por el oponente, el jugador que golpea gana la jugada</w:t>
        </w:r>
      </w:ins>
    </w:p>
    <w:p w14:paraId="1D77F70A" w14:textId="77777777" w:rsidR="009D596F" w:rsidRDefault="00B32CC5" w:rsidP="009D596F">
      <w:pPr>
        <w:spacing w:after="3" w:line="232" w:lineRule="auto"/>
        <w:ind w:left="709" w:right="100" w:hanging="283"/>
        <w:rPr>
          <w:ins w:id="1535" w:author="ALVARO SANCHEZ-CID ROMAN" w:date="2024-01-07T20:29:00Z"/>
        </w:rPr>
      </w:pPr>
      <w:ins w:id="1536" w:author="ALVARO SANCHEZ-CID ROMAN" w:date="2024-01-07T20:13:00Z">
        <w:r>
          <w:t xml:space="preserve">5. Para sistemas de red con una barra horizontal o una base central, o ambas: </w:t>
        </w:r>
      </w:ins>
    </w:p>
    <w:p w14:paraId="534E6681" w14:textId="77777777" w:rsidR="009D596F" w:rsidRDefault="00B32CC5" w:rsidP="009D596F">
      <w:pPr>
        <w:spacing w:after="3" w:line="232" w:lineRule="auto"/>
        <w:ind w:left="993" w:right="100" w:hanging="283"/>
        <w:rPr>
          <w:ins w:id="1537" w:author="ALVARO SANCHEZ-CID ROMAN" w:date="2024-01-07T20:29:00Z"/>
        </w:rPr>
      </w:pPr>
      <w:ins w:id="1538" w:author="ALVARO SANCHEZ-CID ROMAN" w:date="2024-01-07T20:13:00Z">
        <w:r>
          <w:t xml:space="preserve">a. Antes de pasar por encima de la red, si la pelota golpea la barra horizontal o la base central, es falta. </w:t>
        </w:r>
      </w:ins>
    </w:p>
    <w:p w14:paraId="3A437F7E" w14:textId="77777777" w:rsidR="006C6615" w:rsidRDefault="00B32CC5" w:rsidP="009D596F">
      <w:pPr>
        <w:spacing w:after="3" w:line="232" w:lineRule="auto"/>
        <w:ind w:left="993" w:right="100" w:hanging="283"/>
        <w:rPr>
          <w:ins w:id="1539" w:author="ALVARO SANCHEZ-CID ROMAN" w:date="2024-01-07T20:30:00Z"/>
        </w:rPr>
      </w:pPr>
      <w:ins w:id="1540" w:author="ALVARO SANCHEZ-CID ROMAN" w:date="2024-01-07T20:13:00Z">
        <w:r>
          <w:t xml:space="preserve">b. Excepto en el servicio, se repetirá el rally si la pelota pasa por encima de la red y: - golpea la base central, </w:t>
        </w:r>
      </w:ins>
    </w:p>
    <w:p w14:paraId="55427FB6" w14:textId="77777777" w:rsidR="006C6615" w:rsidRDefault="00B32CC5" w:rsidP="006C6615">
      <w:pPr>
        <w:spacing w:after="3" w:line="232" w:lineRule="auto"/>
        <w:ind w:left="993" w:right="100" w:firstLine="0"/>
        <w:rPr>
          <w:ins w:id="1541" w:author="ALVARO SANCHEZ-CID ROMAN" w:date="2024-01-07T20:31:00Z"/>
        </w:rPr>
      </w:pPr>
      <w:ins w:id="1542" w:author="ALVARO SANCHEZ-CID ROMAN" w:date="2024-01-07T20:13:00Z">
        <w:r>
          <w:t xml:space="preserve">- cualquier parte de la barra horizontal, </w:t>
        </w:r>
      </w:ins>
    </w:p>
    <w:p w14:paraId="0BBE4843" w14:textId="77777777" w:rsidR="006C6615" w:rsidRDefault="00B32CC5" w:rsidP="006C6615">
      <w:pPr>
        <w:spacing w:after="3" w:line="232" w:lineRule="auto"/>
        <w:ind w:left="993" w:right="100" w:firstLine="0"/>
        <w:rPr>
          <w:ins w:id="1543" w:author="ALVARO SANCHEZ-CID ROMAN" w:date="2024-01-07T20:31:00Z"/>
        </w:rPr>
      </w:pPr>
      <w:ins w:id="1544" w:author="ALVARO SANCHEZ-CID ROMAN" w:date="2024-01-07T20:13:00Z">
        <w:r>
          <w:t xml:space="preserve">- la pelota queda atrapada entre la red y la barra horizontal, </w:t>
        </w:r>
      </w:ins>
    </w:p>
    <w:p w14:paraId="6ED5221D" w14:textId="77777777" w:rsidR="006C6615" w:rsidRDefault="00B32CC5" w:rsidP="006C6615">
      <w:pPr>
        <w:spacing w:after="3" w:line="232" w:lineRule="auto"/>
        <w:ind w:left="993" w:right="100" w:firstLine="0"/>
        <w:rPr>
          <w:ins w:id="1545" w:author="ALVARO SANCHEZ-CID ROMAN" w:date="2024-01-07T20:31:00Z"/>
        </w:rPr>
      </w:pPr>
      <w:ins w:id="1546" w:author="ALVARO SANCHEZ-CID ROMAN" w:date="2024-01-07T20:13:00Z">
        <w:r>
          <w:t xml:space="preserve">- golpea una red deformada, </w:t>
        </w:r>
      </w:ins>
    </w:p>
    <w:p w14:paraId="4309D616" w14:textId="77777777" w:rsidR="006C6615" w:rsidRDefault="00B32CC5" w:rsidP="006C6615">
      <w:pPr>
        <w:spacing w:after="3" w:line="232" w:lineRule="auto"/>
        <w:ind w:left="993" w:right="100" w:firstLine="0"/>
        <w:rPr>
          <w:ins w:id="1547" w:author="ALVARO SANCHEZ-CID ROMAN" w:date="2024-01-07T20:31:00Z"/>
        </w:rPr>
      </w:pPr>
      <w:ins w:id="1548" w:author="ALVARO SANCHEZ-CID ROMAN" w:date="2024-01-07T20:13:00Z">
        <w:r>
          <w:t xml:space="preserve">- golpea una red caída en el suelo. </w:t>
        </w:r>
      </w:ins>
    </w:p>
    <w:p w14:paraId="3E4F8508" w14:textId="1CDF714A" w:rsidR="006C6615" w:rsidRDefault="00B32CC5" w:rsidP="006C6615">
      <w:pPr>
        <w:spacing w:after="3" w:line="232" w:lineRule="auto"/>
        <w:ind w:left="993" w:right="100" w:firstLine="0"/>
        <w:rPr>
          <w:ins w:id="1549" w:author="ALVARO SANCHEZ-CID ROMAN" w:date="2024-01-07T20:30:00Z"/>
        </w:rPr>
      </w:pPr>
      <w:ins w:id="1550" w:author="ALVARO SANCHEZ-CID ROMAN" w:date="2024-01-07T20:13:00Z">
        <w:r>
          <w:t xml:space="preserve">Aparte del servicio, si la pelota pasa por encima de la red y bota en la cancha y luego realiza cualquiera de las acciones mencionadas anteriormente, se repetirá la jugada. </w:t>
        </w:r>
      </w:ins>
    </w:p>
    <w:p w14:paraId="0D95E467" w14:textId="77777777" w:rsidR="006C6615" w:rsidRDefault="00B32CC5" w:rsidP="009D596F">
      <w:pPr>
        <w:spacing w:after="3" w:line="232" w:lineRule="auto"/>
        <w:ind w:left="993" w:right="100" w:hanging="283"/>
        <w:rPr>
          <w:ins w:id="1551" w:author="ALVARO SANCHEZ-CID ROMAN" w:date="2024-01-07T20:30:00Z"/>
        </w:rPr>
      </w:pPr>
      <w:ins w:id="1552" w:author="ALVARO SANCHEZ-CID ROMAN" w:date="2024-01-07T20:13:00Z">
        <w:r>
          <w:t xml:space="preserve">c. En el servicio, si la pelota golpea la barra horizontal o la base central o queda atrapada entre la red y la barra horizontal después de pasar por encima de la red, es una falta. </w:t>
        </w:r>
      </w:ins>
    </w:p>
    <w:p w14:paraId="7D84D491" w14:textId="7531ABBA" w:rsidR="00B32CC5" w:rsidRDefault="00B32CC5" w:rsidP="006C6615">
      <w:pPr>
        <w:spacing w:after="3" w:line="232" w:lineRule="auto"/>
        <w:ind w:left="993" w:right="100" w:hanging="283"/>
        <w:rPr>
          <w:ins w:id="1553" w:author="ALVARO SANCHEZ-CID ROMAN" w:date="2024-01-07T20:14:00Z"/>
        </w:rPr>
      </w:pPr>
      <w:ins w:id="1554" w:author="ALVARO SANCHEZ-CID ROMAN" w:date="2024-01-07T20:13:00Z">
        <w:r>
          <w:t>d. Cualquier mal funcionamiento de un sistema de red durante el juego se considerará una interferencia (</w:t>
        </w:r>
        <w:proofErr w:type="spellStart"/>
        <w:r>
          <w:t>hinder</w:t>
        </w:r>
        <w:proofErr w:type="spellEnd"/>
        <w:r>
          <w:t>)</w:t>
        </w:r>
      </w:ins>
    </w:p>
    <w:p w14:paraId="6E92ACC8" w14:textId="77777777" w:rsidR="00B32CC5" w:rsidRDefault="00B32CC5">
      <w:pPr>
        <w:spacing w:after="3" w:line="232" w:lineRule="auto"/>
        <w:ind w:left="108" w:right="100" w:hanging="10"/>
        <w:rPr>
          <w:ins w:id="1555" w:author="ALVARO SANCHEZ-CID ROMAN" w:date="2024-01-07T20:13:00Z"/>
          <w:i/>
        </w:rPr>
      </w:pPr>
    </w:p>
    <w:p w14:paraId="6AC8023F" w14:textId="4BA406A7" w:rsidR="00F634ED" w:rsidDel="006C6615" w:rsidRDefault="00000000">
      <w:pPr>
        <w:spacing w:after="3" w:line="232" w:lineRule="auto"/>
        <w:ind w:left="108" w:right="100" w:hanging="10"/>
        <w:rPr>
          <w:del w:id="1556" w:author="ALVARO SANCHEZ-CID ROMAN" w:date="2024-01-07T20:32:00Z"/>
        </w:rPr>
      </w:pPr>
      <w:del w:id="1557" w:author="ALVARO SANCHEZ-CID ROMAN" w:date="2024-01-07T20:32:00Z">
        <w:r w:rsidDel="006C6615">
          <w:rPr>
            <w:i/>
          </w:rPr>
          <w:delText xml:space="preserve">La Barra de Sujeción se usa para sujetar los postes de la red cuando éstos no están fijados al suelo. Va de poste a poste por debajo de la red paralela a la cinta y junto al suelo. Básicamente es usada en pistas que se montan para un Torneo en pista cubierta en un pabellón polideportivo. </w:delText>
        </w:r>
      </w:del>
    </w:p>
    <w:p w14:paraId="160B26F9" w14:textId="578B1F04" w:rsidR="00F634ED" w:rsidDel="006C6615" w:rsidRDefault="00000000">
      <w:pPr>
        <w:ind w:left="127" w:right="107"/>
        <w:rPr>
          <w:del w:id="1558" w:author="ALVARO SANCHEZ-CID ROMAN" w:date="2024-01-07T20:32:00Z"/>
        </w:rPr>
      </w:pPr>
      <w:del w:id="1559" w:author="ALVARO SANCHEZ-CID ROMAN" w:date="2024-01-07T20:32:00Z">
        <w:r w:rsidDel="006C6615">
          <w:delText>Si un jugador toca la barra de sujeción o la cámara de la red, se considerará como si fuera parte de la red (</w:delText>
        </w:r>
        <w:r w:rsidDel="006C6615">
          <w:rPr>
            <w:i/>
          </w:rPr>
          <w:delText>así que perdería el punto si la pelota estuviese en juego</w:delText>
        </w:r>
        <w:r w:rsidDel="006C6615">
          <w:delText xml:space="preserve">). Si la pelota toca la barra de sujeción o la cámara, se considerará parte del suelo (y se actuará en consecuencia). Antes de que comience el torneo, el Juez Árbitro decidirá si otros accesorios de la red deben ser considerados como parte de la red. </w:delText>
        </w:r>
      </w:del>
    </w:p>
    <w:p w14:paraId="44E2CA24" w14:textId="0F31AF1A" w:rsidR="00F634ED" w:rsidRDefault="00000000">
      <w:pPr>
        <w:spacing w:after="0" w:line="259" w:lineRule="auto"/>
        <w:ind w:left="0" w:firstLine="0"/>
        <w:jc w:val="left"/>
      </w:pPr>
      <w:del w:id="1560" w:author="ALVARO SANCHEZ-CID ROMAN" w:date="2024-01-07T20:32:00Z">
        <w:r w:rsidDel="006C6615">
          <w:rPr>
            <w:sz w:val="26"/>
          </w:rPr>
          <w:lastRenderedPageBreak/>
          <w:delText xml:space="preserve"> </w:delText>
        </w:r>
      </w:del>
    </w:p>
    <w:p w14:paraId="4B719CF2" w14:textId="77777777" w:rsidR="00F634ED" w:rsidRDefault="00000000">
      <w:pPr>
        <w:pStyle w:val="Ttulo2"/>
        <w:ind w:left="137" w:right="174"/>
      </w:pPr>
      <w:r>
        <w:t>Cambio de calzado y/o calcetines mojados</w:t>
      </w:r>
      <w:r>
        <w:rPr>
          <w:b w:val="0"/>
        </w:rPr>
        <w:t xml:space="preserve"> </w:t>
      </w:r>
    </w:p>
    <w:p w14:paraId="3F6EDB61" w14:textId="618521D9" w:rsidR="00BC3040" w:rsidRDefault="00BC3040">
      <w:pPr>
        <w:ind w:left="127" w:right="107"/>
        <w:rPr>
          <w:ins w:id="1561" w:author="ALVARO SANCHEZ-CID ROMAN" w:date="2024-01-07T20:08:00Z"/>
        </w:rPr>
      </w:pPr>
      <w:ins w:id="1562" w:author="ALVARO SANCHEZ-CID ROMAN" w:date="2024-01-07T20:07:00Z">
        <w:r>
          <w:t>Se puede hacer solicitando</w:t>
        </w:r>
      </w:ins>
      <w:ins w:id="1563" w:author="ALVARO SANCHEZ-CID ROMAN" w:date="2024-01-07T20:08:00Z">
        <w:r>
          <w:t xml:space="preserve"> un tiempo muerto de equipamiento.</w:t>
        </w:r>
      </w:ins>
    </w:p>
    <w:p w14:paraId="4BD37C35" w14:textId="77777777" w:rsidR="00BC3040" w:rsidRDefault="00BC3040">
      <w:pPr>
        <w:ind w:left="127" w:right="107"/>
        <w:rPr>
          <w:ins w:id="1564" w:author="ALVARO SANCHEZ-CID ROMAN" w:date="2024-01-07T20:07:00Z"/>
        </w:rPr>
      </w:pPr>
    </w:p>
    <w:p w14:paraId="609ECFE5" w14:textId="47AC7E1C" w:rsidR="00F634ED" w:rsidDel="00BC3040" w:rsidRDefault="00000000">
      <w:pPr>
        <w:ind w:left="127" w:right="107"/>
        <w:rPr>
          <w:del w:id="1565" w:author="ALVARO SANCHEZ-CID ROMAN" w:date="2024-01-07T20:07:00Z"/>
        </w:rPr>
      </w:pPr>
      <w:del w:id="1566" w:author="ALVARO SANCHEZ-CID ROMAN" w:date="2024-01-07T20:07:00Z">
        <w:r w:rsidDel="00BC3040">
          <w:delText xml:space="preserve">Si es pedido al comienzo del descanso de un cambio de lado o entre sets, el jugador puede disponer de un tiempo adicional razonable, durante dicho cambio o descanso, para cambiarse el calzado y/o calcetines si están mojados, con la condición de que el jugador tenga preparado/s el nuevo par/es. Sólo podrá recibir dicho permiso una vez por partido, a menos que dicho calzado y/o calcetines estén dejando la pista impracticable. En tal caso, el Juez de Silla tiene la autoridad de determinar si acepta dicha petición. </w:delText>
        </w:r>
      </w:del>
    </w:p>
    <w:p w14:paraId="479A782E" w14:textId="1DA7E0A8" w:rsidR="00F634ED" w:rsidRDefault="00000000">
      <w:pPr>
        <w:spacing w:after="0" w:line="259" w:lineRule="auto"/>
        <w:ind w:left="0" w:firstLine="0"/>
        <w:jc w:val="left"/>
      </w:pPr>
      <w:del w:id="1567" w:author="ALVARO SANCHEZ-CID ROMAN" w:date="2024-01-07T20:07:00Z">
        <w:r w:rsidDel="00BC3040">
          <w:rPr>
            <w:sz w:val="26"/>
          </w:rPr>
          <w:delText xml:space="preserve"> </w:delText>
        </w:r>
      </w:del>
    </w:p>
    <w:p w14:paraId="0C015D72" w14:textId="0E44B17D" w:rsidR="00F634ED" w:rsidRDefault="00000000">
      <w:pPr>
        <w:pStyle w:val="Ttulo2"/>
        <w:ind w:left="137" w:right="174"/>
      </w:pPr>
      <w:r>
        <w:t xml:space="preserve">Juez de </w:t>
      </w:r>
      <w:ins w:id="1568" w:author="ALVARO SANCHEZ-CID ROMAN" w:date="2024-01-07T20:32:00Z">
        <w:r w:rsidR="006C6615">
          <w:t>Pista</w:t>
        </w:r>
      </w:ins>
      <w:del w:id="1569" w:author="ALVARO SANCHEZ-CID ROMAN" w:date="2024-01-07T20:32:00Z">
        <w:r w:rsidDel="006C6615">
          <w:delText>Silla</w:delText>
        </w:r>
      </w:del>
      <w:r>
        <w:t xml:space="preserve"> obstruido en una Cuestión de Hecho</w:t>
      </w:r>
      <w:r>
        <w:rPr>
          <w:b w:val="0"/>
        </w:rPr>
        <w:t xml:space="preserve"> </w:t>
      </w:r>
    </w:p>
    <w:p w14:paraId="2B6AA500" w14:textId="748D417B" w:rsidR="00F634ED" w:rsidRDefault="00000000">
      <w:pPr>
        <w:ind w:left="127" w:right="107"/>
      </w:pPr>
      <w:del w:id="1570" w:author="ALVARO SANCHEZ-CID ROMAN" w:date="2024-01-07T20:33:00Z">
        <w:r w:rsidDel="006C6615">
          <w:delText xml:space="preserve">Cuando el Juez de Silla tenga la primera responsabilidad de un canto (“Not up”, “Touch”, “Net” o “Through” sin Juez de Red, etc.) deberá tomar una decisión inmediatamente. </w:delText>
        </w:r>
      </w:del>
      <w:r>
        <w:t xml:space="preserve">Si el Juez de </w:t>
      </w:r>
      <w:ins w:id="1571" w:author="ALVARO SANCHEZ-CID ROMAN" w:date="2024-01-10T12:49:00Z">
        <w:r w:rsidR="009A7D74">
          <w:t>Pista</w:t>
        </w:r>
      </w:ins>
      <w:del w:id="1572" w:author="ALVARO SANCHEZ-CID ROMAN" w:date="2024-01-10T12:49:00Z">
        <w:r w:rsidDel="009A7D74">
          <w:delText>Silla</w:delText>
        </w:r>
      </w:del>
      <w:del w:id="1573" w:author="ALVARO SANCHEZ-CID ROMAN" w:date="2024-01-07T20:33:00Z">
        <w:r w:rsidDel="006C6615">
          <w:delText xml:space="preserve"> no</w:delText>
        </w:r>
      </w:del>
      <w:r>
        <w:t xml:space="preserve"> no viese ning</w:t>
      </w:r>
      <w:ins w:id="1574" w:author="ALVARO SANCHEZ-CID ROMAN" w:date="2024-01-07T20:34:00Z">
        <w:r w:rsidR="006C6615">
          <w:t>ún</w:t>
        </w:r>
      </w:ins>
      <w:del w:id="1575" w:author="ALVARO SANCHEZ-CID ROMAN" w:date="2024-01-07T20:34:00Z">
        <w:r w:rsidDel="006C6615">
          <w:delText>uno de dichos</w:delText>
        </w:r>
      </w:del>
      <w:r>
        <w:t xml:space="preserve"> incumplimiento</w:t>
      </w:r>
      <w:del w:id="1576" w:author="ALVARO SANCHEZ-CID ROMAN" w:date="2024-01-07T20:34:00Z">
        <w:r w:rsidDel="006C6615">
          <w:delText>s</w:delText>
        </w:r>
      </w:del>
      <w:r>
        <w:t xml:space="preserve">, deberá actuar como si ningún incumplimiento hubiese tenido lugar, manteniendo el </w:t>
      </w:r>
      <w:ins w:id="1577" w:author="ALVARO SANCHEZ-CID ROMAN" w:date="2024-01-07T20:35:00Z">
        <w:r w:rsidR="006C6615">
          <w:t>rally</w:t>
        </w:r>
      </w:ins>
      <w:del w:id="1578" w:author="ALVARO SANCHEZ-CID ROMAN" w:date="2024-01-07T20:35:00Z">
        <w:r w:rsidDel="006C6615">
          <w:delText>pu</w:delText>
        </w:r>
      </w:del>
      <w:del w:id="1579" w:author="ALVARO SANCHEZ-CID ROMAN" w:date="2024-01-07T20:34:00Z">
        <w:r w:rsidDel="006C6615">
          <w:delText>nto</w:delText>
        </w:r>
      </w:del>
      <w:r>
        <w:t xml:space="preserve"> jugado. </w:t>
      </w:r>
    </w:p>
    <w:p w14:paraId="3548A886" w14:textId="77777777" w:rsidR="00F634ED" w:rsidRDefault="00000000">
      <w:pPr>
        <w:spacing w:after="0" w:line="259" w:lineRule="auto"/>
        <w:ind w:left="0" w:firstLine="0"/>
        <w:jc w:val="left"/>
      </w:pPr>
      <w:r>
        <w:rPr>
          <w:sz w:val="26"/>
        </w:rPr>
        <w:t xml:space="preserve"> </w:t>
      </w:r>
    </w:p>
    <w:p w14:paraId="3F75E702" w14:textId="77777777" w:rsidR="00F634ED" w:rsidRDefault="00000000">
      <w:pPr>
        <w:pStyle w:val="Ttulo2"/>
        <w:ind w:left="137" w:right="174"/>
      </w:pPr>
      <w:r>
        <w:t>Gafas y Lentes de contacto</w:t>
      </w:r>
      <w:r>
        <w:rPr>
          <w:b w:val="0"/>
        </w:rPr>
        <w:t xml:space="preserve"> </w:t>
      </w:r>
    </w:p>
    <w:p w14:paraId="292C18C3" w14:textId="6F194BF4" w:rsidR="00F634ED" w:rsidRDefault="00000000">
      <w:pPr>
        <w:ind w:left="127" w:right="107"/>
      </w:pPr>
      <w:proofErr w:type="gramStart"/>
      <w:r>
        <w:t>Si  un</w:t>
      </w:r>
      <w:proofErr w:type="gramEnd"/>
      <w:r>
        <w:t xml:space="preserve">  jugador  está usando  gafas  o  lentes  de  contacto  durante  un  partido,  éstas  serán consideradas como </w:t>
      </w:r>
      <w:proofErr w:type="spellStart"/>
      <w:r>
        <w:t>equipación</w:t>
      </w:r>
      <w:proofErr w:type="spellEnd"/>
      <w:r>
        <w:t xml:space="preserve"> necesaria y se tendrá derecho a un tiempo razonable en caso de desajuste (</w:t>
      </w:r>
      <w:proofErr w:type="spellStart"/>
      <w:r>
        <w:t>p.e</w:t>
      </w:r>
      <w:proofErr w:type="spellEnd"/>
      <w:r>
        <w:t xml:space="preserve">. si se ensuciasen o se rompen). Los jugadores pueden cambiar de gafas a lentes de contacto o viceversa, </w:t>
      </w:r>
      <w:ins w:id="1580" w:author="ALVARO SANCHEZ-CID ROMAN" w:date="2024-01-07T20:36:00Z">
        <w:r w:rsidR="006C6615">
          <w:t xml:space="preserve">si </w:t>
        </w:r>
      </w:ins>
      <w:ins w:id="1581" w:author="ALVARO SANCHEZ-CID ROMAN" w:date="2024-01-07T20:37:00Z">
        <w:r w:rsidR="006C6615">
          <w:t>a criterio del Juez de Pista se puede conceder un Tiempo Muerto de Equipamiento.</w:t>
        </w:r>
      </w:ins>
      <w:del w:id="1582" w:author="ALVARO SANCHEZ-CID ROMAN" w:date="2024-01-07T20:35:00Z">
        <w:r w:rsidDel="006C6615">
          <w:delText>sin embargo nunca recibirán tiempo adicional por este motivo (salvo que la equipación se desajuste</w:delText>
        </w:r>
      </w:del>
      <w:del w:id="1583" w:author="ALVARO SANCHEZ-CID ROMAN" w:date="2024-01-07T20:37:00Z">
        <w:r w:rsidDel="006C6615">
          <w:delText xml:space="preserve">). </w:delText>
        </w:r>
      </w:del>
    </w:p>
    <w:p w14:paraId="1BBEACEF" w14:textId="77777777" w:rsidR="00F634ED" w:rsidRDefault="00000000">
      <w:pPr>
        <w:spacing w:after="0" w:line="259" w:lineRule="auto"/>
        <w:ind w:left="0" w:firstLine="0"/>
        <w:jc w:val="left"/>
      </w:pPr>
      <w:r>
        <w:rPr>
          <w:sz w:val="26"/>
        </w:rPr>
        <w:t xml:space="preserve"> </w:t>
      </w:r>
    </w:p>
    <w:p w14:paraId="7CFD1A39" w14:textId="77777777" w:rsidR="00F634ED" w:rsidRDefault="00000000">
      <w:pPr>
        <w:pStyle w:val="Ttulo2"/>
        <w:ind w:left="137" w:right="174"/>
      </w:pPr>
      <w:r>
        <w:t>Aparatos electrónicos</w:t>
      </w:r>
      <w:r>
        <w:rPr>
          <w:b w:val="0"/>
        </w:rPr>
        <w:t xml:space="preserve"> </w:t>
      </w:r>
    </w:p>
    <w:p w14:paraId="14E3EEE7" w14:textId="69E23E83" w:rsidR="00F634ED" w:rsidRDefault="00000000">
      <w:pPr>
        <w:ind w:left="127" w:right="107"/>
      </w:pPr>
      <w:r>
        <w:t xml:space="preserve">Un jugador no puede utilizar ningún aparato durante el partido con la excepción de los dispositivos –aprobados según las Reglas del </w:t>
      </w:r>
      <w:proofErr w:type="spellStart"/>
      <w:ins w:id="1584" w:author="ALVARO SANCHEZ-CID ROMAN" w:date="2024-01-07T20:38:00Z">
        <w:r w:rsidR="006C6615">
          <w:t>Pickleball</w:t>
        </w:r>
      </w:ins>
      <w:proofErr w:type="spellEnd"/>
      <w:del w:id="1585" w:author="ALVARO SANCHEZ-CID ROMAN" w:date="2024-01-07T20:38:00Z">
        <w:r w:rsidDel="006C6615">
          <w:delText>Tenis</w:delText>
        </w:r>
      </w:del>
      <w:r>
        <w:t>- de tecnología de análisis de jugadores permitidos en dicha competición, a menos que sea autorizado por el Juez Árbitro</w:t>
      </w:r>
      <w:ins w:id="1586" w:author="ALVARO SANCHEZ-CID ROMAN" w:date="2024-01-07T20:38:00Z">
        <w:r w:rsidR="006C6615">
          <w:t xml:space="preserve"> por criterios de prescripción médica, como </w:t>
        </w:r>
      </w:ins>
      <w:ins w:id="1587" w:author="ALVARO SANCHEZ-CID ROMAN" w:date="2024-01-07T20:39:00Z">
        <w:r w:rsidR="006C6615">
          <w:t>equipos de audición</w:t>
        </w:r>
      </w:ins>
      <w:r>
        <w:t xml:space="preserve">.  </w:t>
      </w:r>
    </w:p>
    <w:p w14:paraId="0750C081" w14:textId="77777777" w:rsidR="00F634ED" w:rsidRDefault="00000000">
      <w:pPr>
        <w:spacing w:after="0" w:line="259" w:lineRule="auto"/>
        <w:ind w:left="113" w:firstLine="0"/>
        <w:jc w:val="left"/>
      </w:pPr>
      <w:r>
        <w:t xml:space="preserve"> </w:t>
      </w:r>
    </w:p>
    <w:p w14:paraId="3FF5CB43" w14:textId="77777777" w:rsidR="00F634ED" w:rsidRDefault="00000000">
      <w:pPr>
        <w:spacing w:after="0" w:line="259" w:lineRule="auto"/>
        <w:ind w:left="113" w:firstLine="0"/>
        <w:jc w:val="left"/>
      </w:pPr>
      <w:r>
        <w:t xml:space="preserve"> </w:t>
      </w:r>
    </w:p>
    <w:p w14:paraId="53839E3C" w14:textId="77777777" w:rsidR="00F634ED" w:rsidRDefault="00000000">
      <w:pPr>
        <w:spacing w:after="0" w:line="259" w:lineRule="auto"/>
        <w:ind w:left="113" w:firstLine="0"/>
        <w:jc w:val="left"/>
      </w:pPr>
      <w:r>
        <w:t xml:space="preserve"> </w:t>
      </w:r>
    </w:p>
    <w:p w14:paraId="7B5A35EA" w14:textId="0C761416" w:rsidR="00F634ED" w:rsidRDefault="00000000">
      <w:pPr>
        <w:ind w:left="127" w:right="107"/>
      </w:pPr>
      <w:r>
        <w:t xml:space="preserve">Toda referencia a Árbitro aparecida en este libro incluye a Juez Árbitro, </w:t>
      </w:r>
      <w:proofErr w:type="gramStart"/>
      <w:r>
        <w:t>Jefe</w:t>
      </w:r>
      <w:proofErr w:type="gramEnd"/>
      <w:r>
        <w:t xml:space="preserve"> de Árbitros, Jueces de </w:t>
      </w:r>
      <w:ins w:id="1588" w:author="ALVARO SANCHEZ-CID ROMAN" w:date="2024-01-07T20:39:00Z">
        <w:r w:rsidR="006C6615">
          <w:t>Pista</w:t>
        </w:r>
      </w:ins>
      <w:del w:id="1589" w:author="ALVARO SANCHEZ-CID ROMAN" w:date="2024-01-07T20:39:00Z">
        <w:r w:rsidDel="006C6615">
          <w:delText>Silla</w:delText>
        </w:r>
      </w:del>
      <w:r>
        <w:t xml:space="preserve"> y de Línea. </w:t>
      </w:r>
    </w:p>
    <w:p w14:paraId="4ED35535" w14:textId="77777777" w:rsidR="00F634ED" w:rsidRDefault="00000000">
      <w:pPr>
        <w:spacing w:after="16" w:line="259" w:lineRule="auto"/>
        <w:ind w:left="113" w:firstLine="0"/>
        <w:jc w:val="left"/>
      </w:pPr>
      <w:r>
        <w:t xml:space="preserve"> </w:t>
      </w:r>
    </w:p>
    <w:p w14:paraId="1C78AE32" w14:textId="77777777" w:rsidR="00F634ED" w:rsidRDefault="00000000">
      <w:pPr>
        <w:spacing w:after="0" w:line="259" w:lineRule="auto"/>
        <w:ind w:left="0" w:firstLine="0"/>
        <w:jc w:val="left"/>
      </w:pPr>
      <w:r>
        <w:rPr>
          <w:b/>
          <w:sz w:val="28"/>
        </w:rPr>
        <w:t xml:space="preserve"> </w:t>
      </w:r>
      <w:r>
        <w:rPr>
          <w:b/>
          <w:sz w:val="28"/>
        </w:rPr>
        <w:tab/>
        <w:t xml:space="preserve"> </w:t>
      </w:r>
      <w:r>
        <w:br w:type="page"/>
      </w:r>
    </w:p>
    <w:p w14:paraId="5CBF62C5" w14:textId="77777777" w:rsidR="00F634ED" w:rsidRDefault="00000000">
      <w:pPr>
        <w:pStyle w:val="Ttulo1"/>
        <w:ind w:left="152" w:right="144"/>
      </w:pPr>
      <w:r>
        <w:lastRenderedPageBreak/>
        <w:t>APÉNDICE A</w:t>
      </w:r>
      <w:r>
        <w:rPr>
          <w:b w:val="0"/>
        </w:rPr>
        <w:t xml:space="preserve"> </w:t>
      </w:r>
    </w:p>
    <w:p w14:paraId="353CF8A8" w14:textId="77777777" w:rsidR="00F634ED" w:rsidRDefault="00000000">
      <w:pPr>
        <w:spacing w:after="0" w:line="259" w:lineRule="auto"/>
        <w:ind w:left="0" w:firstLine="0"/>
        <w:jc w:val="left"/>
      </w:pPr>
      <w:r>
        <w:rPr>
          <w:sz w:val="26"/>
        </w:rPr>
        <w:t xml:space="preserve"> </w:t>
      </w:r>
    </w:p>
    <w:p w14:paraId="7F1C1DBE" w14:textId="77777777" w:rsidR="00F634ED" w:rsidRDefault="00000000">
      <w:pPr>
        <w:pStyle w:val="Ttulo2"/>
        <w:spacing w:after="0"/>
        <w:ind w:left="274" w:right="174"/>
      </w:pPr>
      <w:proofErr w:type="gramStart"/>
      <w:r>
        <w:t>TEMAS A CONTROLAR</w:t>
      </w:r>
      <w:proofErr w:type="gramEnd"/>
      <w:r>
        <w:t xml:space="preserve"> POR EL JUEZ ÁRBITRO ANTES DEL INICIO DEL TORNEO (IN-</w:t>
      </w:r>
      <w:commentRangeStart w:id="1590"/>
      <w:r>
        <w:t>SITU</w:t>
      </w:r>
      <w:commentRangeEnd w:id="1590"/>
      <w:r w:rsidR="006B08DA">
        <w:rPr>
          <w:rStyle w:val="Refdecomentario"/>
          <w:b w:val="0"/>
        </w:rPr>
        <w:commentReference w:id="1590"/>
      </w:r>
      <w:r>
        <w:t>)</w:t>
      </w:r>
      <w:r>
        <w:rPr>
          <w:b w:val="0"/>
        </w:rPr>
        <w:t xml:space="preserve"> </w:t>
      </w:r>
    </w:p>
    <w:p w14:paraId="74AE049F" w14:textId="77777777" w:rsidR="00F634ED" w:rsidRDefault="00000000">
      <w:pPr>
        <w:spacing w:after="0" w:line="259" w:lineRule="auto"/>
        <w:ind w:left="0" w:firstLine="0"/>
        <w:jc w:val="left"/>
      </w:pPr>
      <w:r>
        <w:rPr>
          <w:sz w:val="26"/>
        </w:rPr>
        <w:t xml:space="preserve"> </w:t>
      </w:r>
    </w:p>
    <w:p w14:paraId="52F438AE" w14:textId="77777777" w:rsidR="00F634ED" w:rsidRDefault="00000000">
      <w:pPr>
        <w:ind w:left="127" w:right="107"/>
      </w:pPr>
      <w:r>
        <w:t xml:space="preserve">En función de la Categoría y/o necesidades del Torneo, los temas siguientes deberían ser controlados por el Juez Árbitro con anterioridad al inicio de la Competición. </w:t>
      </w:r>
    </w:p>
    <w:p w14:paraId="7E2F3ADB" w14:textId="77777777" w:rsidR="00F634ED" w:rsidRDefault="00000000">
      <w:pPr>
        <w:spacing w:after="122" w:line="259" w:lineRule="auto"/>
        <w:ind w:left="0" w:firstLine="0"/>
        <w:jc w:val="left"/>
      </w:pPr>
      <w:r>
        <w:rPr>
          <w:sz w:val="20"/>
        </w:rPr>
        <w:t xml:space="preserve"> </w:t>
      </w:r>
    </w:p>
    <w:p w14:paraId="74F1E6FB" w14:textId="77777777" w:rsidR="00F634ED" w:rsidRDefault="00000000">
      <w:pPr>
        <w:tabs>
          <w:tab w:val="center" w:pos="869"/>
          <w:tab w:val="center" w:pos="1739"/>
          <w:tab w:val="center" w:pos="5243"/>
          <w:tab w:val="center" w:pos="7407"/>
        </w:tabs>
        <w:ind w:left="0" w:firstLine="0"/>
        <w:jc w:val="left"/>
      </w:pPr>
      <w:r>
        <w:rPr>
          <w:rFonts w:ascii="Calibri" w:eastAsia="Calibri" w:hAnsi="Calibri" w:cs="Calibri"/>
          <w:sz w:val="22"/>
        </w:rPr>
        <w:tab/>
      </w:r>
      <w:r>
        <w:rPr>
          <w:sz w:val="31"/>
          <w:vertAlign w:val="superscript"/>
        </w:rPr>
        <w:t xml:space="preserve"> </w:t>
      </w:r>
      <w:r>
        <w:rPr>
          <w:sz w:val="31"/>
          <w:vertAlign w:val="superscript"/>
        </w:rPr>
        <w:tab/>
      </w:r>
      <w:r>
        <w:t xml:space="preserve">PISTAS: </w:t>
      </w:r>
      <w:r>
        <w:tab/>
      </w:r>
      <w:r>
        <w:rPr>
          <w:sz w:val="31"/>
          <w:vertAlign w:val="superscript"/>
        </w:rPr>
        <w:t xml:space="preserve"> </w:t>
      </w:r>
      <w:r>
        <w:rPr>
          <w:sz w:val="31"/>
          <w:vertAlign w:val="superscript"/>
        </w:rPr>
        <w:tab/>
      </w:r>
      <w:r>
        <w:t xml:space="preserve">JUGADORES / EQUIPOS: </w:t>
      </w:r>
    </w:p>
    <w:p w14:paraId="7F371C19" w14:textId="77777777" w:rsidR="00F634ED" w:rsidRDefault="00000000">
      <w:pPr>
        <w:tabs>
          <w:tab w:val="center" w:pos="1764"/>
          <w:tab w:val="center" w:pos="6415"/>
        </w:tabs>
        <w:ind w:left="0" w:firstLine="0"/>
        <w:jc w:val="left"/>
      </w:pPr>
      <w:r>
        <w:rPr>
          <w:rFonts w:ascii="Calibri" w:eastAsia="Calibri" w:hAnsi="Calibri" w:cs="Calibri"/>
          <w:sz w:val="22"/>
        </w:rPr>
        <w:tab/>
      </w:r>
      <w:proofErr w:type="gramStart"/>
      <w:r>
        <w:t>[ ]</w:t>
      </w:r>
      <w:proofErr w:type="gramEnd"/>
      <w:r>
        <w:t xml:space="preserve"> Dimensiones. </w:t>
      </w:r>
      <w:r>
        <w:tab/>
      </w:r>
      <w:proofErr w:type="gramStart"/>
      <w:r>
        <w:t>[ ]</w:t>
      </w:r>
      <w:proofErr w:type="gramEnd"/>
      <w:r>
        <w:t xml:space="preserve"> Vestuarios. </w:t>
      </w:r>
    </w:p>
    <w:p w14:paraId="003DE119" w14:textId="5BFC81DE" w:rsidR="00F634ED" w:rsidRDefault="00000000">
      <w:pPr>
        <w:tabs>
          <w:tab w:val="center" w:pos="1425"/>
          <w:tab w:val="center" w:pos="6323"/>
        </w:tabs>
        <w:ind w:left="0" w:firstLine="0"/>
        <w:jc w:val="left"/>
      </w:pPr>
      <w:r>
        <w:rPr>
          <w:rFonts w:ascii="Calibri" w:eastAsia="Calibri" w:hAnsi="Calibri" w:cs="Calibri"/>
          <w:sz w:val="22"/>
        </w:rPr>
        <w:tab/>
      </w:r>
      <w:proofErr w:type="gramStart"/>
      <w:r>
        <w:t>[ ]</w:t>
      </w:r>
      <w:proofErr w:type="gramEnd"/>
      <w:del w:id="1591" w:author="ALVARO SANCHEZ-CID ROMAN" w:date="2024-01-07T21:07:00Z">
        <w:r w:rsidDel="006B08DA">
          <w:delText xml:space="preserve"> Riego. </w:delText>
        </w:r>
      </w:del>
      <w:r>
        <w:tab/>
        <w:t xml:space="preserve">[ ] Asientos. </w:t>
      </w:r>
    </w:p>
    <w:p w14:paraId="60F132DA" w14:textId="77777777" w:rsidR="00F634ED" w:rsidRDefault="00000000">
      <w:pPr>
        <w:tabs>
          <w:tab w:val="center" w:pos="2087"/>
          <w:tab w:val="center" w:pos="6388"/>
        </w:tabs>
        <w:ind w:left="0" w:firstLine="0"/>
        <w:jc w:val="left"/>
      </w:pPr>
      <w:r>
        <w:rPr>
          <w:rFonts w:ascii="Calibri" w:eastAsia="Calibri" w:hAnsi="Calibri" w:cs="Calibri"/>
          <w:sz w:val="22"/>
        </w:rPr>
        <w:tab/>
      </w:r>
      <w:proofErr w:type="gramStart"/>
      <w:r>
        <w:t>[ ]</w:t>
      </w:r>
      <w:proofErr w:type="gramEnd"/>
      <w:r>
        <w:t xml:space="preserve"> Lonas para la lluvia. </w:t>
      </w:r>
      <w:r>
        <w:tab/>
      </w:r>
      <w:proofErr w:type="gramStart"/>
      <w:r>
        <w:t>[ ]</w:t>
      </w:r>
      <w:proofErr w:type="gramEnd"/>
      <w:r>
        <w:t xml:space="preserve"> Seguridad. </w:t>
      </w:r>
    </w:p>
    <w:p w14:paraId="2038CCEF" w14:textId="77777777" w:rsidR="00F634ED" w:rsidRDefault="00000000">
      <w:pPr>
        <w:tabs>
          <w:tab w:val="center" w:pos="2677"/>
          <w:tab w:val="center" w:pos="5243"/>
          <w:tab w:val="center" w:pos="5843"/>
        </w:tabs>
        <w:ind w:left="0" w:firstLine="0"/>
        <w:jc w:val="left"/>
      </w:pPr>
      <w:r>
        <w:rPr>
          <w:rFonts w:ascii="Calibri" w:eastAsia="Calibri" w:hAnsi="Calibri" w:cs="Calibri"/>
          <w:sz w:val="22"/>
        </w:rPr>
        <w:tab/>
      </w:r>
      <w:proofErr w:type="gramStart"/>
      <w:r>
        <w:t>[ ]</w:t>
      </w:r>
      <w:proofErr w:type="gramEnd"/>
      <w:r>
        <w:t xml:space="preserve"> Herramientas de mantenimiento. </w:t>
      </w:r>
      <w:r>
        <w:tab/>
      </w:r>
      <w:r>
        <w:rPr>
          <w:sz w:val="20"/>
        </w:rPr>
        <w:t xml:space="preserve"> </w:t>
      </w:r>
      <w:r>
        <w:rPr>
          <w:sz w:val="20"/>
        </w:rPr>
        <w:tab/>
        <w:t xml:space="preserve"> </w:t>
      </w:r>
    </w:p>
    <w:p w14:paraId="3E1AB8BA" w14:textId="77777777" w:rsidR="00F634ED" w:rsidRDefault="00000000">
      <w:pPr>
        <w:tabs>
          <w:tab w:val="center" w:pos="1424"/>
          <w:tab w:val="center" w:pos="5243"/>
          <w:tab w:val="center" w:pos="6664"/>
        </w:tabs>
        <w:ind w:left="0" w:firstLine="0"/>
        <w:jc w:val="left"/>
      </w:pPr>
      <w:r>
        <w:rPr>
          <w:rFonts w:ascii="Calibri" w:eastAsia="Calibri" w:hAnsi="Calibri" w:cs="Calibri"/>
          <w:sz w:val="22"/>
        </w:rPr>
        <w:tab/>
      </w:r>
      <w:proofErr w:type="gramStart"/>
      <w:r>
        <w:t>[ ]</w:t>
      </w:r>
      <w:proofErr w:type="gramEnd"/>
      <w:r>
        <w:t xml:space="preserve"> Luces. </w:t>
      </w:r>
      <w:r>
        <w:tab/>
      </w:r>
      <w:r>
        <w:rPr>
          <w:sz w:val="20"/>
        </w:rPr>
        <w:t xml:space="preserve"> </w:t>
      </w:r>
      <w:r>
        <w:rPr>
          <w:sz w:val="20"/>
        </w:rPr>
        <w:tab/>
      </w:r>
      <w:r>
        <w:t xml:space="preserve">ÁRBITROS </w:t>
      </w:r>
    </w:p>
    <w:p w14:paraId="222D917D" w14:textId="77777777" w:rsidR="00F634ED" w:rsidRDefault="00000000">
      <w:pPr>
        <w:tabs>
          <w:tab w:val="center" w:pos="869"/>
          <w:tab w:val="center" w:pos="1078"/>
          <w:tab w:val="center" w:pos="7067"/>
        </w:tabs>
        <w:ind w:left="0" w:firstLine="0"/>
        <w:jc w:val="left"/>
      </w:pPr>
      <w:r>
        <w:rPr>
          <w:rFonts w:ascii="Calibri" w:eastAsia="Calibri" w:hAnsi="Calibri" w:cs="Calibri"/>
          <w:sz w:val="22"/>
        </w:rPr>
        <w:tab/>
      </w:r>
      <w:r>
        <w:rPr>
          <w:sz w:val="20"/>
        </w:rPr>
        <w:t xml:space="preserve"> </w:t>
      </w:r>
      <w:r>
        <w:rPr>
          <w:sz w:val="20"/>
        </w:rPr>
        <w:tab/>
        <w:t xml:space="preserve"> </w:t>
      </w:r>
      <w:r>
        <w:rPr>
          <w:sz w:val="20"/>
        </w:rPr>
        <w:tab/>
      </w:r>
      <w:proofErr w:type="gramStart"/>
      <w:r>
        <w:t>[ ]</w:t>
      </w:r>
      <w:proofErr w:type="gramEnd"/>
      <w:r>
        <w:t xml:space="preserve"> Oficina del Juez Árbitro. </w:t>
      </w:r>
    </w:p>
    <w:p w14:paraId="49331AB0" w14:textId="77777777" w:rsidR="00F634ED" w:rsidRDefault="00000000">
      <w:pPr>
        <w:tabs>
          <w:tab w:val="center" w:pos="869"/>
          <w:tab w:val="center" w:pos="2758"/>
          <w:tab w:val="center" w:pos="7360"/>
        </w:tabs>
        <w:ind w:left="0" w:firstLine="0"/>
        <w:jc w:val="left"/>
      </w:pPr>
      <w:r>
        <w:rPr>
          <w:rFonts w:ascii="Calibri" w:eastAsia="Calibri" w:hAnsi="Calibri" w:cs="Calibri"/>
          <w:sz w:val="22"/>
        </w:rPr>
        <w:tab/>
      </w:r>
      <w:r>
        <w:rPr>
          <w:sz w:val="20"/>
        </w:rPr>
        <w:t xml:space="preserve"> </w:t>
      </w:r>
      <w:r>
        <w:rPr>
          <w:sz w:val="20"/>
        </w:rPr>
        <w:tab/>
      </w:r>
      <w:r>
        <w:t xml:space="preserve">RED / POSTES DE LA RED: </w:t>
      </w:r>
      <w:r>
        <w:tab/>
      </w:r>
      <w:proofErr w:type="gramStart"/>
      <w:r>
        <w:t>[ ]</w:t>
      </w:r>
      <w:proofErr w:type="gramEnd"/>
      <w:r>
        <w:t xml:space="preserve"> Asiento preferente para el Juez </w:t>
      </w:r>
    </w:p>
    <w:p w14:paraId="4893A735" w14:textId="77777777" w:rsidR="00F634ED" w:rsidRDefault="00000000">
      <w:pPr>
        <w:tabs>
          <w:tab w:val="center" w:pos="1764"/>
          <w:tab w:val="center" w:pos="5243"/>
          <w:tab w:val="center" w:pos="6454"/>
        </w:tabs>
        <w:ind w:left="0" w:firstLine="0"/>
        <w:jc w:val="left"/>
      </w:pPr>
      <w:r>
        <w:rPr>
          <w:rFonts w:ascii="Calibri" w:eastAsia="Calibri" w:hAnsi="Calibri" w:cs="Calibri"/>
          <w:sz w:val="22"/>
        </w:rPr>
        <w:tab/>
      </w:r>
      <w:proofErr w:type="gramStart"/>
      <w:r>
        <w:t>[ ]</w:t>
      </w:r>
      <w:proofErr w:type="gramEnd"/>
      <w:r>
        <w:t xml:space="preserve"> Dimensiones. </w:t>
      </w:r>
      <w:r>
        <w:tab/>
      </w:r>
      <w:r>
        <w:rPr>
          <w:sz w:val="20"/>
        </w:rPr>
        <w:t xml:space="preserve"> </w:t>
      </w:r>
      <w:r>
        <w:rPr>
          <w:sz w:val="20"/>
        </w:rPr>
        <w:tab/>
      </w:r>
      <w:r>
        <w:t xml:space="preserve">Árbitro. </w:t>
      </w:r>
    </w:p>
    <w:p w14:paraId="63826ADA" w14:textId="3A767686" w:rsidR="00F634ED" w:rsidRDefault="00000000">
      <w:pPr>
        <w:ind w:left="910" w:right="976"/>
      </w:pPr>
      <w:proofErr w:type="gramStart"/>
      <w:r>
        <w:t>[ ]</w:t>
      </w:r>
      <w:proofErr w:type="gramEnd"/>
      <w:r>
        <w:t xml:space="preserve"> Red. </w:t>
      </w:r>
      <w:r>
        <w:tab/>
      </w:r>
      <w:r w:rsidR="002635A0">
        <w:tab/>
      </w:r>
      <w:r w:rsidR="002635A0">
        <w:tab/>
      </w:r>
      <w:r w:rsidR="002635A0">
        <w:tab/>
      </w:r>
      <w:r w:rsidR="002635A0">
        <w:tab/>
      </w:r>
      <w:r w:rsidR="002635A0">
        <w:tab/>
        <w:t xml:space="preserve"> </w:t>
      </w:r>
      <w:proofErr w:type="gramStart"/>
      <w:r>
        <w:t>[ ]</w:t>
      </w:r>
      <w:proofErr w:type="gramEnd"/>
      <w:r>
        <w:t xml:space="preserve"> Megafonía para anunciar los</w:t>
      </w:r>
      <w:r w:rsidR="002635A0">
        <w:t xml:space="preserve">     </w:t>
      </w:r>
      <w:r>
        <w:t xml:space="preserve">[ ] Medidor de red. </w:t>
      </w:r>
      <w:r>
        <w:tab/>
      </w:r>
      <w:r>
        <w:rPr>
          <w:sz w:val="20"/>
        </w:rPr>
        <w:t xml:space="preserve"> </w:t>
      </w:r>
      <w:r>
        <w:rPr>
          <w:sz w:val="20"/>
        </w:rPr>
        <w:tab/>
      </w:r>
      <w:r w:rsidR="002635A0">
        <w:rPr>
          <w:sz w:val="20"/>
        </w:rPr>
        <w:tab/>
      </w:r>
      <w:r w:rsidR="002635A0">
        <w:rPr>
          <w:sz w:val="20"/>
        </w:rPr>
        <w:tab/>
      </w:r>
      <w:r w:rsidR="002635A0">
        <w:rPr>
          <w:sz w:val="20"/>
        </w:rPr>
        <w:tab/>
        <w:t xml:space="preserve">        </w:t>
      </w:r>
      <w:r>
        <w:t xml:space="preserve">partidos. </w:t>
      </w:r>
    </w:p>
    <w:p w14:paraId="1D4A1BCB" w14:textId="620051A3" w:rsidR="00F634ED" w:rsidRDefault="00000000">
      <w:pPr>
        <w:tabs>
          <w:tab w:val="center" w:pos="869"/>
          <w:tab w:val="center" w:pos="1078"/>
          <w:tab w:val="center" w:pos="6935"/>
        </w:tabs>
        <w:ind w:left="0" w:firstLine="0"/>
        <w:jc w:val="left"/>
      </w:pPr>
      <w:r>
        <w:rPr>
          <w:rFonts w:ascii="Calibri" w:eastAsia="Calibri" w:hAnsi="Calibri" w:cs="Calibri"/>
          <w:sz w:val="22"/>
        </w:rPr>
        <w:tab/>
      </w:r>
      <w:r>
        <w:rPr>
          <w:sz w:val="20"/>
        </w:rPr>
        <w:t xml:space="preserve"> </w:t>
      </w:r>
      <w:r>
        <w:rPr>
          <w:sz w:val="20"/>
        </w:rPr>
        <w:tab/>
        <w:t xml:space="preserve"> </w:t>
      </w:r>
      <w:r>
        <w:rPr>
          <w:sz w:val="20"/>
        </w:rPr>
        <w:tab/>
      </w:r>
      <w:r>
        <w:t xml:space="preserve">[ ] </w:t>
      </w:r>
      <w:del w:id="1592" w:author="ALVARO SANCHEZ-CID ROMAN" w:date="2024-01-07T21:07:00Z">
        <w:r w:rsidDel="006B08DA">
          <w:delText xml:space="preserve">Silla del Juez de Silla. </w:delText>
        </w:r>
      </w:del>
    </w:p>
    <w:p w14:paraId="3F18F21E" w14:textId="5FB20FB7" w:rsidR="00F634ED" w:rsidRDefault="00000000">
      <w:pPr>
        <w:ind w:left="910" w:right="1062" w:hanging="41"/>
      </w:pPr>
      <w:r>
        <w:rPr>
          <w:sz w:val="20"/>
        </w:rPr>
        <w:t xml:space="preserve"> </w:t>
      </w:r>
      <w:r>
        <w:t xml:space="preserve">EN PISTA: </w:t>
      </w:r>
      <w:r w:rsidR="002635A0">
        <w:tab/>
      </w:r>
      <w:r w:rsidR="002635A0">
        <w:tab/>
      </w:r>
      <w:r w:rsidR="002635A0">
        <w:tab/>
      </w:r>
      <w:r w:rsidR="002635A0">
        <w:tab/>
      </w:r>
      <w:r w:rsidR="002635A0">
        <w:tab/>
      </w:r>
      <w:r w:rsidR="002635A0">
        <w:tab/>
        <w:t xml:space="preserve"> </w:t>
      </w:r>
      <w:proofErr w:type="gramStart"/>
      <w:r>
        <w:t>[ ]</w:t>
      </w:r>
      <w:proofErr w:type="gramEnd"/>
      <w:r>
        <w:t xml:space="preserve"> </w:t>
      </w:r>
      <w:del w:id="1593" w:author="ALVARO SANCHEZ-CID ROMAN" w:date="2024-01-07T21:07:00Z">
        <w:r w:rsidDel="006B08DA">
          <w:delText>Micrófono del Juez de Silla</w:delText>
        </w:r>
        <w:r w:rsidR="002635A0" w:rsidDel="006B08DA">
          <w:delText xml:space="preserve">    </w:delText>
        </w:r>
        <w:r w:rsidDel="006B08DA">
          <w:delText xml:space="preserve"> </w:delText>
        </w:r>
      </w:del>
      <w:r>
        <w:t xml:space="preserve">[ ] Bebidas. </w:t>
      </w:r>
      <w:r>
        <w:rPr>
          <w:sz w:val="20"/>
        </w:rPr>
        <w:t xml:space="preserve"> </w:t>
      </w:r>
      <w:r w:rsidR="002635A0">
        <w:rPr>
          <w:sz w:val="20"/>
        </w:rPr>
        <w:tab/>
      </w:r>
      <w:r w:rsidR="002635A0">
        <w:rPr>
          <w:sz w:val="20"/>
        </w:rPr>
        <w:tab/>
      </w:r>
      <w:r w:rsidR="002635A0">
        <w:rPr>
          <w:sz w:val="20"/>
        </w:rPr>
        <w:tab/>
      </w:r>
      <w:r w:rsidR="002635A0">
        <w:rPr>
          <w:sz w:val="20"/>
        </w:rPr>
        <w:tab/>
      </w:r>
      <w:r w:rsidR="002635A0">
        <w:rPr>
          <w:sz w:val="20"/>
        </w:rPr>
        <w:tab/>
        <w:t xml:space="preserve">        </w:t>
      </w:r>
      <w:del w:id="1594" w:author="ALVARO SANCHEZ-CID ROMAN" w:date="2024-01-07T21:08:00Z">
        <w:r w:rsidDel="006B08DA">
          <w:delText>(con interruptor).</w:delText>
        </w:r>
      </w:del>
      <w:r>
        <w:t xml:space="preserve"> </w:t>
      </w:r>
    </w:p>
    <w:p w14:paraId="3B0D4BA8" w14:textId="77777777" w:rsidR="00F634ED" w:rsidRDefault="00000000">
      <w:pPr>
        <w:tabs>
          <w:tab w:val="center" w:pos="1431"/>
          <w:tab w:val="center" w:pos="6683"/>
        </w:tabs>
        <w:ind w:left="0" w:firstLine="0"/>
        <w:jc w:val="left"/>
      </w:pPr>
      <w:r>
        <w:rPr>
          <w:rFonts w:ascii="Calibri" w:eastAsia="Calibri" w:hAnsi="Calibri" w:cs="Calibri"/>
          <w:sz w:val="22"/>
        </w:rPr>
        <w:tab/>
      </w:r>
      <w:proofErr w:type="gramStart"/>
      <w:r>
        <w:t>[ ]</w:t>
      </w:r>
      <w:proofErr w:type="gramEnd"/>
      <w:r>
        <w:t xml:space="preserve"> Vasos. </w:t>
      </w:r>
      <w:r>
        <w:tab/>
      </w:r>
      <w:proofErr w:type="gramStart"/>
      <w:r>
        <w:t>[ ]</w:t>
      </w:r>
      <w:proofErr w:type="gramEnd"/>
      <w:r>
        <w:t xml:space="preserve"> Sala de Árbitros. </w:t>
      </w:r>
    </w:p>
    <w:p w14:paraId="081C2EF2" w14:textId="2613F5FA" w:rsidR="00F634ED" w:rsidRDefault="00000000">
      <w:pPr>
        <w:tabs>
          <w:tab w:val="center" w:pos="1404"/>
          <w:tab w:val="center" w:pos="7273"/>
        </w:tabs>
        <w:ind w:left="0" w:firstLine="0"/>
        <w:jc w:val="left"/>
      </w:pPr>
      <w:r>
        <w:rPr>
          <w:rFonts w:ascii="Calibri" w:eastAsia="Calibri" w:hAnsi="Calibri" w:cs="Calibri"/>
          <w:sz w:val="22"/>
        </w:rPr>
        <w:tab/>
      </w:r>
      <w:proofErr w:type="gramStart"/>
      <w:r>
        <w:t>[ ]</w:t>
      </w:r>
      <w:proofErr w:type="gramEnd"/>
      <w:r>
        <w:t xml:space="preserve"> Hielo. </w:t>
      </w:r>
      <w:r>
        <w:tab/>
        <w:t xml:space="preserve">[ ] </w:t>
      </w:r>
      <w:del w:id="1595" w:author="ALVARO SANCHEZ-CID ROMAN" w:date="2024-01-07T21:08:00Z">
        <w:r w:rsidDel="006B08DA">
          <w:delText xml:space="preserve">Sillas de los Jueces de Línea. </w:delText>
        </w:r>
      </w:del>
    </w:p>
    <w:p w14:paraId="3C41B542" w14:textId="7D88C0C5" w:rsidR="00F634ED" w:rsidRDefault="00000000">
      <w:pPr>
        <w:tabs>
          <w:tab w:val="center" w:pos="1530"/>
          <w:tab w:val="center" w:pos="7169"/>
        </w:tabs>
        <w:ind w:left="0" w:firstLine="0"/>
        <w:jc w:val="left"/>
      </w:pPr>
      <w:r>
        <w:rPr>
          <w:rFonts w:ascii="Calibri" w:eastAsia="Calibri" w:hAnsi="Calibri" w:cs="Calibri"/>
          <w:sz w:val="22"/>
        </w:rPr>
        <w:tab/>
      </w:r>
      <w:proofErr w:type="gramStart"/>
      <w:r>
        <w:t>[ ]</w:t>
      </w:r>
      <w:proofErr w:type="gramEnd"/>
      <w:r>
        <w:t xml:space="preserve"> Neveras. </w:t>
      </w:r>
      <w:r>
        <w:tab/>
        <w:t xml:space="preserve">[ ] </w:t>
      </w:r>
      <w:del w:id="1596" w:author="ALVARO SANCHEZ-CID ROMAN" w:date="2024-01-07T21:08:00Z">
        <w:r w:rsidDel="006B08DA">
          <w:delText xml:space="preserve">Número de Recogepelotas. </w:delText>
        </w:r>
      </w:del>
    </w:p>
    <w:p w14:paraId="3FD3796C" w14:textId="77777777" w:rsidR="00F634ED" w:rsidRDefault="00000000">
      <w:pPr>
        <w:tabs>
          <w:tab w:val="center" w:pos="1492"/>
          <w:tab w:val="center" w:pos="6584"/>
        </w:tabs>
        <w:ind w:left="0" w:firstLine="0"/>
        <w:jc w:val="left"/>
      </w:pPr>
      <w:r>
        <w:rPr>
          <w:rFonts w:ascii="Calibri" w:eastAsia="Calibri" w:hAnsi="Calibri" w:cs="Calibri"/>
          <w:sz w:val="22"/>
        </w:rPr>
        <w:tab/>
      </w:r>
      <w:proofErr w:type="gramStart"/>
      <w:r>
        <w:t>[ ]</w:t>
      </w:r>
      <w:proofErr w:type="gramEnd"/>
      <w:r>
        <w:t xml:space="preserve"> Toallas. </w:t>
      </w:r>
      <w:r>
        <w:tab/>
      </w:r>
      <w:proofErr w:type="gramStart"/>
      <w:r>
        <w:t>[ ]</w:t>
      </w:r>
      <w:proofErr w:type="gramEnd"/>
      <w:r>
        <w:t xml:space="preserve"> Fisioterapeuta. </w:t>
      </w:r>
    </w:p>
    <w:p w14:paraId="2EE5F2E9" w14:textId="77777777" w:rsidR="00F634ED" w:rsidRDefault="00000000">
      <w:pPr>
        <w:tabs>
          <w:tab w:val="center" w:pos="1658"/>
          <w:tab w:val="center" w:pos="6788"/>
        </w:tabs>
        <w:ind w:left="0" w:firstLine="0"/>
        <w:jc w:val="left"/>
      </w:pPr>
      <w:r>
        <w:rPr>
          <w:rFonts w:ascii="Calibri" w:eastAsia="Calibri" w:hAnsi="Calibri" w:cs="Calibri"/>
          <w:sz w:val="22"/>
        </w:rPr>
        <w:tab/>
      </w:r>
      <w:proofErr w:type="gramStart"/>
      <w:r>
        <w:t>[ ]</w:t>
      </w:r>
      <w:proofErr w:type="gramEnd"/>
      <w:r>
        <w:t xml:space="preserve"> Sombrillas. </w:t>
      </w:r>
      <w:r>
        <w:tab/>
      </w:r>
      <w:proofErr w:type="gramStart"/>
      <w:r>
        <w:t>[ ]</w:t>
      </w:r>
      <w:proofErr w:type="gramEnd"/>
      <w:r>
        <w:t xml:space="preserve"> Doctor del Torneo. </w:t>
      </w:r>
    </w:p>
    <w:p w14:paraId="46A4A3D8" w14:textId="67A8B829" w:rsidR="00F634ED" w:rsidRDefault="00000000">
      <w:pPr>
        <w:tabs>
          <w:tab w:val="center" w:pos="1803"/>
          <w:tab w:val="center" w:pos="7092"/>
        </w:tabs>
        <w:ind w:left="0" w:firstLine="0"/>
        <w:jc w:val="left"/>
      </w:pPr>
      <w:r>
        <w:rPr>
          <w:rFonts w:ascii="Calibri" w:eastAsia="Calibri" w:hAnsi="Calibri" w:cs="Calibri"/>
          <w:sz w:val="22"/>
        </w:rPr>
        <w:tab/>
      </w:r>
      <w:proofErr w:type="gramStart"/>
      <w:r>
        <w:t>[ ]</w:t>
      </w:r>
      <w:proofErr w:type="gramEnd"/>
      <w:del w:id="1597" w:author="ALVARO SANCHEZ-CID ROMAN" w:date="2024-01-07T21:08:00Z">
        <w:r w:rsidDel="006B08DA">
          <w:delText xml:space="preserve"> Limpia-líneas. </w:delText>
        </w:r>
      </w:del>
      <w:r>
        <w:tab/>
        <w:t xml:space="preserve">[ ] Salas para el fisio/doctor. </w:t>
      </w:r>
    </w:p>
    <w:p w14:paraId="352E6F15" w14:textId="77777777" w:rsidR="00F634ED" w:rsidRDefault="00000000">
      <w:pPr>
        <w:tabs>
          <w:tab w:val="center" w:pos="1598"/>
          <w:tab w:val="center" w:pos="5243"/>
          <w:tab w:val="center" w:pos="5843"/>
        </w:tabs>
        <w:ind w:left="0" w:firstLine="0"/>
        <w:jc w:val="left"/>
      </w:pPr>
      <w:r>
        <w:rPr>
          <w:rFonts w:ascii="Calibri" w:eastAsia="Calibri" w:hAnsi="Calibri" w:cs="Calibri"/>
          <w:sz w:val="22"/>
        </w:rPr>
        <w:tab/>
      </w:r>
      <w:proofErr w:type="gramStart"/>
      <w:r>
        <w:t>[ ]</w:t>
      </w:r>
      <w:proofErr w:type="gramEnd"/>
      <w:r>
        <w:t xml:space="preserve"> Papeleras. </w:t>
      </w:r>
      <w:r>
        <w:tab/>
      </w:r>
      <w:r>
        <w:rPr>
          <w:sz w:val="20"/>
        </w:rPr>
        <w:t xml:space="preserve"> </w:t>
      </w:r>
      <w:r>
        <w:rPr>
          <w:sz w:val="20"/>
        </w:rPr>
        <w:tab/>
        <w:t xml:space="preserve"> </w:t>
      </w:r>
    </w:p>
    <w:p w14:paraId="51685BC2" w14:textId="6BC1010B" w:rsidR="00F634ED" w:rsidRDefault="00000000">
      <w:pPr>
        <w:tabs>
          <w:tab w:val="center" w:pos="1497"/>
          <w:tab w:val="center" w:pos="5243"/>
          <w:tab w:val="center" w:pos="6937"/>
        </w:tabs>
        <w:ind w:left="0" w:firstLine="0"/>
        <w:jc w:val="left"/>
      </w:pPr>
      <w:r>
        <w:rPr>
          <w:rFonts w:ascii="Calibri" w:eastAsia="Calibri" w:hAnsi="Calibri" w:cs="Calibri"/>
          <w:sz w:val="22"/>
        </w:rPr>
        <w:tab/>
      </w:r>
      <w:proofErr w:type="gramStart"/>
      <w:r>
        <w:t>[ ]</w:t>
      </w:r>
      <w:proofErr w:type="gramEnd"/>
      <w:r>
        <w:t xml:space="preserve"> Aserrín. </w:t>
      </w:r>
      <w:r>
        <w:tab/>
      </w:r>
      <w:r>
        <w:rPr>
          <w:sz w:val="20"/>
        </w:rPr>
        <w:t xml:space="preserve"> </w:t>
      </w:r>
      <w:r>
        <w:rPr>
          <w:sz w:val="20"/>
        </w:rPr>
        <w:tab/>
      </w:r>
      <w:del w:id="1598" w:author="ALVARO SANCHEZ-CID ROMAN" w:date="2024-01-07T21:08:00Z">
        <w:r w:rsidDel="006B08DA">
          <w:delText>ENCORDADOR:</w:delText>
        </w:r>
      </w:del>
      <w:r>
        <w:t xml:space="preserve"> </w:t>
      </w:r>
    </w:p>
    <w:p w14:paraId="2B95073B" w14:textId="3EDE6E40" w:rsidR="00F634ED" w:rsidRDefault="00000000">
      <w:pPr>
        <w:tabs>
          <w:tab w:val="center" w:pos="869"/>
          <w:tab w:val="center" w:pos="1078"/>
          <w:tab w:val="center" w:pos="6617"/>
        </w:tabs>
        <w:ind w:left="0" w:firstLine="0"/>
        <w:jc w:val="left"/>
      </w:pPr>
      <w:r>
        <w:rPr>
          <w:rFonts w:ascii="Calibri" w:eastAsia="Calibri" w:hAnsi="Calibri" w:cs="Calibri"/>
          <w:sz w:val="22"/>
        </w:rPr>
        <w:tab/>
      </w:r>
      <w:r>
        <w:rPr>
          <w:sz w:val="20"/>
        </w:rPr>
        <w:t xml:space="preserve"> </w:t>
      </w:r>
      <w:r>
        <w:rPr>
          <w:sz w:val="20"/>
        </w:rPr>
        <w:tab/>
        <w:t xml:space="preserve"> </w:t>
      </w:r>
      <w:r>
        <w:rPr>
          <w:sz w:val="20"/>
        </w:rPr>
        <w:tab/>
      </w:r>
      <w:r>
        <w:t xml:space="preserve">[ </w:t>
      </w:r>
      <w:del w:id="1599" w:author="ALVARO SANCHEZ-CID ROMAN" w:date="2024-01-07T21:08:00Z">
        <w:r w:rsidDel="006B08DA">
          <w:delText xml:space="preserve">] Disponibilidad. </w:delText>
        </w:r>
      </w:del>
    </w:p>
    <w:p w14:paraId="0F432F8A" w14:textId="398A3813" w:rsidR="00F634ED" w:rsidRDefault="00000000">
      <w:pPr>
        <w:tabs>
          <w:tab w:val="center" w:pos="869"/>
          <w:tab w:val="center" w:pos="2419"/>
          <w:tab w:val="center" w:pos="6329"/>
        </w:tabs>
        <w:ind w:left="0" w:firstLine="0"/>
        <w:jc w:val="left"/>
      </w:pPr>
      <w:r>
        <w:rPr>
          <w:rFonts w:ascii="Calibri" w:eastAsia="Calibri" w:hAnsi="Calibri" w:cs="Calibri"/>
          <w:sz w:val="22"/>
        </w:rPr>
        <w:tab/>
      </w:r>
      <w:r>
        <w:rPr>
          <w:sz w:val="20"/>
        </w:rPr>
        <w:t xml:space="preserve"> </w:t>
      </w:r>
      <w:r>
        <w:rPr>
          <w:sz w:val="20"/>
        </w:rPr>
        <w:tab/>
      </w:r>
      <w:r>
        <w:t xml:space="preserve">PATROCINADORES: </w:t>
      </w:r>
      <w:r>
        <w:tab/>
        <w:t>[</w:t>
      </w:r>
      <w:del w:id="1600" w:author="ALVARO SANCHEZ-CID ROMAN" w:date="2024-01-07T21:08:00Z">
        <w:r w:rsidDel="006B08DA">
          <w:delText xml:space="preserve"> ] Máquina.</w:delText>
        </w:r>
      </w:del>
      <w:r>
        <w:t xml:space="preserve"> </w:t>
      </w:r>
    </w:p>
    <w:p w14:paraId="1F837117" w14:textId="77777777" w:rsidR="00F634ED" w:rsidRDefault="00000000">
      <w:pPr>
        <w:tabs>
          <w:tab w:val="center" w:pos="2164"/>
          <w:tab w:val="center" w:pos="5243"/>
          <w:tab w:val="center" w:pos="5843"/>
        </w:tabs>
        <w:ind w:left="0" w:firstLine="0"/>
        <w:jc w:val="left"/>
      </w:pPr>
      <w:r>
        <w:rPr>
          <w:rFonts w:ascii="Calibri" w:eastAsia="Calibri" w:hAnsi="Calibri" w:cs="Calibri"/>
          <w:sz w:val="22"/>
        </w:rPr>
        <w:tab/>
      </w:r>
      <w:proofErr w:type="gramStart"/>
      <w:r>
        <w:t>[ ]</w:t>
      </w:r>
      <w:proofErr w:type="gramEnd"/>
      <w:r>
        <w:t xml:space="preserve"> Pancartas - ubicación. </w:t>
      </w:r>
      <w:r>
        <w:tab/>
      </w:r>
      <w:r>
        <w:rPr>
          <w:sz w:val="20"/>
        </w:rPr>
        <w:t xml:space="preserve"> </w:t>
      </w:r>
      <w:r>
        <w:rPr>
          <w:sz w:val="20"/>
        </w:rPr>
        <w:tab/>
        <w:t xml:space="preserve"> </w:t>
      </w:r>
    </w:p>
    <w:p w14:paraId="10963C6D" w14:textId="77777777" w:rsidR="00F634ED" w:rsidRDefault="00000000">
      <w:pPr>
        <w:tabs>
          <w:tab w:val="center" w:pos="2237"/>
          <w:tab w:val="center" w:pos="5243"/>
          <w:tab w:val="center" w:pos="6565"/>
        </w:tabs>
        <w:ind w:left="0" w:firstLine="0"/>
        <w:jc w:val="left"/>
      </w:pPr>
      <w:r>
        <w:rPr>
          <w:rFonts w:ascii="Calibri" w:eastAsia="Calibri" w:hAnsi="Calibri" w:cs="Calibri"/>
          <w:sz w:val="22"/>
        </w:rPr>
        <w:tab/>
      </w:r>
      <w:proofErr w:type="gramStart"/>
      <w:r>
        <w:t>[ ]</w:t>
      </w:r>
      <w:proofErr w:type="gramEnd"/>
      <w:r>
        <w:t xml:space="preserve"> Pancartas – colocación. </w:t>
      </w:r>
      <w:r>
        <w:tab/>
      </w:r>
      <w:r>
        <w:rPr>
          <w:sz w:val="20"/>
        </w:rPr>
        <w:t xml:space="preserve"> </w:t>
      </w:r>
      <w:r>
        <w:rPr>
          <w:sz w:val="20"/>
        </w:rPr>
        <w:tab/>
      </w:r>
      <w:r>
        <w:t xml:space="preserve">PRENSA: </w:t>
      </w:r>
    </w:p>
    <w:p w14:paraId="6E98D67F" w14:textId="72CF604E" w:rsidR="00F634ED" w:rsidRDefault="00000000">
      <w:pPr>
        <w:tabs>
          <w:tab w:val="center" w:pos="2620"/>
          <w:tab w:val="center" w:pos="6396"/>
        </w:tabs>
        <w:ind w:left="0" w:firstLine="0"/>
        <w:jc w:val="left"/>
      </w:pPr>
      <w:r>
        <w:rPr>
          <w:rFonts w:ascii="Calibri" w:eastAsia="Calibri" w:hAnsi="Calibri" w:cs="Calibri"/>
          <w:sz w:val="22"/>
        </w:rPr>
        <w:tab/>
      </w:r>
      <w:proofErr w:type="gramStart"/>
      <w:r>
        <w:t>[ ]</w:t>
      </w:r>
      <w:proofErr w:type="gramEnd"/>
      <w:del w:id="1601" w:author="ALVARO SANCHEZ-CID ROMAN" w:date="2024-01-07T21:09:00Z">
        <w:r w:rsidDel="006B08DA">
          <w:delText xml:space="preserve"> Cajones-Sillas Jueces de Línea. </w:delText>
        </w:r>
      </w:del>
      <w:r>
        <w:tab/>
        <w:t xml:space="preserve">[ ] Ubicación. </w:t>
      </w:r>
    </w:p>
    <w:p w14:paraId="7869A91D" w14:textId="2FAF4FD1" w:rsidR="00F634ED" w:rsidRDefault="00000000">
      <w:pPr>
        <w:tabs>
          <w:tab w:val="center" w:pos="2172"/>
          <w:tab w:val="center" w:pos="6323"/>
        </w:tabs>
        <w:ind w:left="0" w:firstLine="0"/>
        <w:jc w:val="left"/>
      </w:pPr>
      <w:r>
        <w:rPr>
          <w:rFonts w:ascii="Calibri" w:eastAsia="Calibri" w:hAnsi="Calibri" w:cs="Calibri"/>
          <w:sz w:val="22"/>
        </w:rPr>
        <w:tab/>
      </w:r>
      <w:proofErr w:type="gramStart"/>
      <w:r>
        <w:t>[ ]</w:t>
      </w:r>
      <w:proofErr w:type="gramEnd"/>
      <w:del w:id="1602" w:author="ALVARO SANCHEZ-CID ROMAN" w:date="2024-01-07T21:09:00Z">
        <w:r w:rsidDel="006B08DA">
          <w:delText xml:space="preserve"> Silla del Juez de Silla. </w:delText>
        </w:r>
      </w:del>
      <w:r>
        <w:tab/>
        <w:t xml:space="preserve">[ ] Asientos. </w:t>
      </w:r>
    </w:p>
    <w:p w14:paraId="0889BBCB" w14:textId="77777777" w:rsidR="00F634ED" w:rsidRDefault="00000000">
      <w:pPr>
        <w:tabs>
          <w:tab w:val="center" w:pos="1817"/>
          <w:tab w:val="center" w:pos="6795"/>
        </w:tabs>
        <w:ind w:left="0" w:firstLine="0"/>
        <w:jc w:val="left"/>
      </w:pPr>
      <w:r>
        <w:rPr>
          <w:rFonts w:ascii="Calibri" w:eastAsia="Calibri" w:hAnsi="Calibri" w:cs="Calibri"/>
          <w:sz w:val="22"/>
        </w:rPr>
        <w:tab/>
      </w:r>
      <w:proofErr w:type="gramStart"/>
      <w:r>
        <w:t>[ ]</w:t>
      </w:r>
      <w:proofErr w:type="gramEnd"/>
      <w:r>
        <w:t xml:space="preserve"> Toallas/Vasos. </w:t>
      </w:r>
      <w:r>
        <w:tab/>
      </w:r>
      <w:proofErr w:type="gramStart"/>
      <w:r>
        <w:t>[ ]</w:t>
      </w:r>
      <w:proofErr w:type="gramEnd"/>
      <w:r>
        <w:t xml:space="preserve"> Sala de entrevistas. </w:t>
      </w:r>
    </w:p>
    <w:p w14:paraId="26F610C5" w14:textId="77777777" w:rsidR="00F634ED" w:rsidRDefault="00000000">
      <w:pPr>
        <w:tabs>
          <w:tab w:val="center" w:pos="2861"/>
          <w:tab w:val="center" w:pos="5243"/>
          <w:tab w:val="center" w:pos="5843"/>
        </w:tabs>
        <w:ind w:left="0" w:firstLine="0"/>
        <w:jc w:val="left"/>
      </w:pPr>
      <w:r>
        <w:rPr>
          <w:rFonts w:ascii="Calibri" w:eastAsia="Calibri" w:hAnsi="Calibri" w:cs="Calibri"/>
          <w:sz w:val="22"/>
        </w:rPr>
        <w:tab/>
      </w:r>
      <w:proofErr w:type="gramStart"/>
      <w:r>
        <w:t>[ ]</w:t>
      </w:r>
      <w:proofErr w:type="gramEnd"/>
      <w:r>
        <w:t xml:space="preserve"> Uniformidad de los Jueces de Línea. </w:t>
      </w:r>
      <w:r>
        <w:tab/>
      </w:r>
      <w:r>
        <w:rPr>
          <w:sz w:val="20"/>
        </w:rPr>
        <w:t xml:space="preserve"> </w:t>
      </w:r>
      <w:r>
        <w:rPr>
          <w:sz w:val="20"/>
        </w:rPr>
        <w:tab/>
        <w:t xml:space="preserve"> </w:t>
      </w:r>
    </w:p>
    <w:p w14:paraId="48EE2DFB" w14:textId="77777777" w:rsidR="00F634ED" w:rsidRDefault="00000000">
      <w:pPr>
        <w:tabs>
          <w:tab w:val="center" w:pos="2801"/>
          <w:tab w:val="center" w:pos="5243"/>
          <w:tab w:val="center" w:pos="6802"/>
        </w:tabs>
        <w:ind w:left="0" w:firstLine="0"/>
        <w:jc w:val="left"/>
      </w:pPr>
      <w:r>
        <w:rPr>
          <w:rFonts w:ascii="Calibri" w:eastAsia="Calibri" w:hAnsi="Calibri" w:cs="Calibri"/>
          <w:sz w:val="22"/>
        </w:rPr>
        <w:tab/>
      </w:r>
      <w:proofErr w:type="gramStart"/>
      <w:r>
        <w:t>[ ]</w:t>
      </w:r>
      <w:proofErr w:type="gramEnd"/>
      <w:r>
        <w:t xml:space="preserve"> Uniformidad de los Recogepelotas. </w:t>
      </w:r>
      <w:r>
        <w:tab/>
      </w:r>
      <w:r>
        <w:rPr>
          <w:sz w:val="20"/>
        </w:rPr>
        <w:t xml:space="preserve"> </w:t>
      </w:r>
      <w:r>
        <w:rPr>
          <w:sz w:val="20"/>
        </w:rPr>
        <w:tab/>
      </w:r>
      <w:r>
        <w:t xml:space="preserve">TELEVISIÓN: </w:t>
      </w:r>
    </w:p>
    <w:p w14:paraId="7466DCE8" w14:textId="77777777" w:rsidR="00F634ED" w:rsidRDefault="00000000">
      <w:pPr>
        <w:tabs>
          <w:tab w:val="center" w:pos="2030"/>
          <w:tab w:val="center" w:pos="7146"/>
        </w:tabs>
        <w:ind w:left="0" w:firstLine="0"/>
        <w:jc w:val="left"/>
      </w:pPr>
      <w:r>
        <w:rPr>
          <w:rFonts w:ascii="Calibri" w:eastAsia="Calibri" w:hAnsi="Calibri" w:cs="Calibri"/>
          <w:sz w:val="22"/>
        </w:rPr>
        <w:tab/>
      </w:r>
      <w:proofErr w:type="gramStart"/>
      <w:r>
        <w:t>[ ]</w:t>
      </w:r>
      <w:proofErr w:type="gramEnd"/>
      <w:r>
        <w:t xml:space="preserve"> Sala de entrevistas. </w:t>
      </w:r>
      <w:r>
        <w:tab/>
      </w:r>
      <w:proofErr w:type="gramStart"/>
      <w:r>
        <w:t>[ ]</w:t>
      </w:r>
      <w:proofErr w:type="gramEnd"/>
      <w:r>
        <w:t xml:space="preserve"> Posiciones de las cámaras. </w:t>
      </w:r>
    </w:p>
    <w:p w14:paraId="2935B19C" w14:textId="77777777" w:rsidR="00F634ED" w:rsidRDefault="00000000">
      <w:pPr>
        <w:tabs>
          <w:tab w:val="center" w:pos="869"/>
          <w:tab w:val="center" w:pos="1078"/>
          <w:tab w:val="center" w:pos="7306"/>
        </w:tabs>
        <w:ind w:left="0" w:firstLine="0"/>
        <w:jc w:val="left"/>
      </w:pPr>
      <w:r>
        <w:rPr>
          <w:rFonts w:ascii="Calibri" w:eastAsia="Calibri" w:hAnsi="Calibri" w:cs="Calibri"/>
          <w:sz w:val="22"/>
        </w:rPr>
        <w:tab/>
      </w:r>
      <w:r>
        <w:rPr>
          <w:sz w:val="20"/>
        </w:rPr>
        <w:t xml:space="preserve"> </w:t>
      </w:r>
      <w:r>
        <w:rPr>
          <w:sz w:val="20"/>
        </w:rPr>
        <w:tab/>
        <w:t xml:space="preserve"> </w:t>
      </w:r>
      <w:r>
        <w:rPr>
          <w:sz w:val="20"/>
        </w:rPr>
        <w:tab/>
      </w:r>
      <w:proofErr w:type="gramStart"/>
      <w:r>
        <w:t>[ ]</w:t>
      </w:r>
      <w:proofErr w:type="gramEnd"/>
      <w:r>
        <w:t xml:space="preserve"> Posiciones de los micrófonos. </w:t>
      </w:r>
    </w:p>
    <w:p w14:paraId="0BEB74EF" w14:textId="77777777" w:rsidR="00F634ED" w:rsidRDefault="00000000">
      <w:pPr>
        <w:tabs>
          <w:tab w:val="center" w:pos="869"/>
          <w:tab w:val="center" w:pos="1866"/>
          <w:tab w:val="center" w:pos="6436"/>
        </w:tabs>
        <w:ind w:left="0" w:firstLine="0"/>
        <w:jc w:val="left"/>
      </w:pPr>
      <w:r>
        <w:rPr>
          <w:rFonts w:ascii="Calibri" w:eastAsia="Calibri" w:hAnsi="Calibri" w:cs="Calibri"/>
          <w:sz w:val="22"/>
        </w:rPr>
        <w:tab/>
      </w:r>
      <w:r>
        <w:rPr>
          <w:sz w:val="20"/>
        </w:rPr>
        <w:t xml:space="preserve"> </w:t>
      </w:r>
      <w:r>
        <w:rPr>
          <w:sz w:val="20"/>
        </w:rPr>
        <w:tab/>
      </w:r>
      <w:r>
        <w:t xml:space="preserve">PELOTAS: </w:t>
      </w:r>
      <w:r>
        <w:tab/>
      </w:r>
      <w:proofErr w:type="gramStart"/>
      <w:r>
        <w:t>[ ]</w:t>
      </w:r>
      <w:proofErr w:type="gramEnd"/>
      <w:r>
        <w:t xml:space="preserve"> Entrevistas. </w:t>
      </w:r>
    </w:p>
    <w:p w14:paraId="62F19E55" w14:textId="77777777" w:rsidR="00F634ED" w:rsidRDefault="00000000">
      <w:pPr>
        <w:tabs>
          <w:tab w:val="center" w:pos="1996"/>
          <w:tab w:val="center" w:pos="5243"/>
          <w:tab w:val="center" w:pos="5843"/>
        </w:tabs>
        <w:ind w:left="0" w:firstLine="0"/>
        <w:jc w:val="left"/>
      </w:pPr>
      <w:r>
        <w:rPr>
          <w:rFonts w:ascii="Calibri" w:eastAsia="Calibri" w:hAnsi="Calibri" w:cs="Calibri"/>
          <w:sz w:val="22"/>
        </w:rPr>
        <w:tab/>
      </w:r>
      <w:proofErr w:type="gramStart"/>
      <w:r>
        <w:t>[ ]</w:t>
      </w:r>
      <w:proofErr w:type="gramEnd"/>
      <w:r>
        <w:t xml:space="preserve"> Número suficiente </w:t>
      </w:r>
      <w:r>
        <w:tab/>
      </w:r>
      <w:r>
        <w:rPr>
          <w:sz w:val="20"/>
        </w:rPr>
        <w:t xml:space="preserve"> </w:t>
      </w:r>
      <w:r>
        <w:rPr>
          <w:sz w:val="20"/>
        </w:rPr>
        <w:tab/>
      </w:r>
      <w:r>
        <w:rPr>
          <w:sz w:val="26"/>
        </w:rPr>
        <w:t xml:space="preserve"> </w:t>
      </w:r>
    </w:p>
    <w:p w14:paraId="6A5414D8" w14:textId="77777777" w:rsidR="00F634ED" w:rsidRDefault="00000000">
      <w:pPr>
        <w:tabs>
          <w:tab w:val="center" w:pos="2282"/>
          <w:tab w:val="center" w:pos="6887"/>
        </w:tabs>
        <w:ind w:left="0" w:firstLine="0"/>
        <w:jc w:val="left"/>
      </w:pPr>
      <w:r>
        <w:rPr>
          <w:rFonts w:ascii="Calibri" w:eastAsia="Calibri" w:hAnsi="Calibri" w:cs="Calibri"/>
          <w:sz w:val="22"/>
        </w:rPr>
        <w:tab/>
      </w:r>
      <w:r>
        <w:t xml:space="preserve">(partidos y entreno). </w:t>
      </w:r>
      <w:r>
        <w:tab/>
        <w:t xml:space="preserve">FOTÓGRAFOS: </w:t>
      </w:r>
    </w:p>
    <w:p w14:paraId="36B086E0" w14:textId="77777777" w:rsidR="00F634ED" w:rsidRDefault="00000000">
      <w:pPr>
        <w:tabs>
          <w:tab w:val="center" w:pos="1834"/>
          <w:tab w:val="center" w:pos="6816"/>
        </w:tabs>
        <w:spacing w:after="184"/>
        <w:ind w:left="0" w:firstLine="0"/>
        <w:jc w:val="left"/>
      </w:pPr>
      <w:r>
        <w:rPr>
          <w:rFonts w:ascii="Calibri" w:eastAsia="Calibri" w:hAnsi="Calibri" w:cs="Calibri"/>
          <w:sz w:val="22"/>
        </w:rPr>
        <w:tab/>
      </w:r>
      <w:proofErr w:type="gramStart"/>
      <w:r>
        <w:t>[ ]</w:t>
      </w:r>
      <w:proofErr w:type="gramEnd"/>
      <w:r>
        <w:t xml:space="preserve"> Pelotas usadas. </w:t>
      </w:r>
      <w:r>
        <w:tab/>
      </w:r>
      <w:proofErr w:type="gramStart"/>
      <w:r>
        <w:t>[ ]</w:t>
      </w:r>
      <w:proofErr w:type="gramEnd"/>
      <w:r>
        <w:t xml:space="preserve"> Posiciones en pista. </w:t>
      </w:r>
    </w:p>
    <w:p w14:paraId="2D330223" w14:textId="77777777" w:rsidR="00F634ED" w:rsidRDefault="00000000">
      <w:pPr>
        <w:spacing w:after="0" w:line="239" w:lineRule="auto"/>
        <w:ind w:left="0" w:right="4913" w:firstLine="0"/>
        <w:jc w:val="left"/>
      </w:pPr>
      <w:r>
        <w:rPr>
          <w:b/>
          <w:sz w:val="28"/>
        </w:rPr>
        <w:t xml:space="preserve">  </w:t>
      </w:r>
      <w:r>
        <w:rPr>
          <w:b/>
          <w:sz w:val="28"/>
        </w:rPr>
        <w:tab/>
        <w:t xml:space="preserve"> </w:t>
      </w:r>
    </w:p>
    <w:p w14:paraId="18E5CC7D" w14:textId="77777777" w:rsidR="00F634ED" w:rsidRDefault="00000000">
      <w:pPr>
        <w:pStyle w:val="Ttulo1"/>
        <w:ind w:left="152" w:right="184"/>
      </w:pPr>
      <w:r>
        <w:lastRenderedPageBreak/>
        <w:t>APÉNDICE B</w:t>
      </w:r>
      <w:r>
        <w:rPr>
          <w:b w:val="0"/>
        </w:rPr>
        <w:t xml:space="preserve"> </w:t>
      </w:r>
    </w:p>
    <w:p w14:paraId="42E28DBC" w14:textId="77777777" w:rsidR="00F634ED" w:rsidRDefault="00000000">
      <w:pPr>
        <w:spacing w:after="0" w:line="259" w:lineRule="auto"/>
        <w:ind w:left="0" w:firstLine="0"/>
        <w:jc w:val="left"/>
      </w:pPr>
      <w:r>
        <w:rPr>
          <w:sz w:val="26"/>
        </w:rPr>
        <w:t xml:space="preserve"> </w:t>
      </w:r>
    </w:p>
    <w:p w14:paraId="0864333A" w14:textId="77777777" w:rsidR="00F634ED" w:rsidRDefault="00000000">
      <w:pPr>
        <w:pStyle w:val="Ttulo2"/>
        <w:spacing w:after="0"/>
        <w:ind w:left="152"/>
        <w:jc w:val="center"/>
      </w:pPr>
      <w:r>
        <w:t>HOJA DE ARBITRAJE</w:t>
      </w:r>
    </w:p>
    <w:p w14:paraId="070DE7F4" w14:textId="76ADADB7" w:rsidR="00F634ED" w:rsidRDefault="00000000">
      <w:pPr>
        <w:spacing w:after="0" w:line="259" w:lineRule="auto"/>
        <w:ind w:left="0" w:right="1008" w:firstLine="0"/>
        <w:jc w:val="right"/>
      </w:pPr>
      <w:del w:id="1603" w:author="ALVARO SANCHEZ-CID ROMAN" w:date="2024-01-07T21:11:00Z">
        <w:r w:rsidDel="005D1051">
          <w:rPr>
            <w:noProof/>
          </w:rPr>
          <w:drawing>
            <wp:inline distT="0" distB="0" distL="0" distR="0" wp14:anchorId="578FF7B0" wp14:editId="7FEE3E7C">
              <wp:extent cx="4836160" cy="8134096"/>
              <wp:effectExtent l="0" t="0" r="0" b="0"/>
              <wp:docPr id="17811" name="Picture 17811"/>
              <wp:cNvGraphicFramePr/>
              <a:graphic xmlns:a="http://schemas.openxmlformats.org/drawingml/2006/main">
                <a:graphicData uri="http://schemas.openxmlformats.org/drawingml/2006/picture">
                  <pic:pic xmlns:pic="http://schemas.openxmlformats.org/drawingml/2006/picture">
                    <pic:nvPicPr>
                      <pic:cNvPr id="17811" name="Picture 17811"/>
                      <pic:cNvPicPr/>
                    </pic:nvPicPr>
                    <pic:blipFill>
                      <a:blip r:embed="rId14"/>
                      <a:stretch>
                        <a:fillRect/>
                      </a:stretch>
                    </pic:blipFill>
                    <pic:spPr>
                      <a:xfrm>
                        <a:off x="0" y="0"/>
                        <a:ext cx="4836160" cy="8134096"/>
                      </a:xfrm>
                      <a:prstGeom prst="rect">
                        <a:avLst/>
                      </a:prstGeom>
                    </pic:spPr>
                  </pic:pic>
                </a:graphicData>
              </a:graphic>
            </wp:inline>
          </w:drawing>
        </w:r>
      </w:del>
      <w:r>
        <w:t xml:space="preserve"> </w:t>
      </w:r>
    </w:p>
    <w:p w14:paraId="3B8831BD" w14:textId="5C1F2261" w:rsidR="00F634ED" w:rsidRDefault="00000000">
      <w:pPr>
        <w:spacing w:after="0" w:line="259" w:lineRule="auto"/>
        <w:ind w:left="0" w:right="896" w:firstLine="0"/>
        <w:jc w:val="right"/>
      </w:pPr>
      <w:del w:id="1604" w:author="ALVARO SANCHEZ-CID ROMAN" w:date="2024-01-07T21:11:00Z">
        <w:r w:rsidDel="005D1051">
          <w:rPr>
            <w:sz w:val="20"/>
          </w:rPr>
          <w:delText xml:space="preserve"> </w:delText>
        </w:r>
      </w:del>
    </w:p>
    <w:p w14:paraId="72E8FF0B" w14:textId="77777777" w:rsidR="00F634ED" w:rsidRDefault="00000000">
      <w:pPr>
        <w:spacing w:after="0" w:line="216" w:lineRule="auto"/>
        <w:ind w:left="0" w:right="946" w:firstLine="0"/>
      </w:pPr>
      <w:r>
        <w:rPr>
          <w:sz w:val="20"/>
        </w:rPr>
        <w:lastRenderedPageBreak/>
        <w:t xml:space="preserve">      </w:t>
      </w:r>
    </w:p>
    <w:p w14:paraId="6F8D2B99" w14:textId="77777777" w:rsidR="00F634ED" w:rsidRDefault="00000000">
      <w:pPr>
        <w:spacing w:after="0" w:line="259" w:lineRule="auto"/>
        <w:ind w:left="0" w:firstLine="0"/>
        <w:jc w:val="left"/>
      </w:pPr>
      <w:r>
        <w:t xml:space="preserve"> </w:t>
      </w:r>
    </w:p>
    <w:p w14:paraId="15CE8E49" w14:textId="77777777" w:rsidR="00F634ED" w:rsidRDefault="00000000">
      <w:pPr>
        <w:spacing w:after="9" w:line="216" w:lineRule="auto"/>
        <w:ind w:left="0" w:right="1034" w:firstLine="0"/>
      </w:pPr>
      <w:r>
        <w:rPr>
          <w:sz w:val="20"/>
        </w:rPr>
        <w:t xml:space="preserve">  </w:t>
      </w:r>
    </w:p>
    <w:p w14:paraId="30354A2E" w14:textId="0F8999CC" w:rsidR="00F634ED" w:rsidRDefault="00000000">
      <w:pPr>
        <w:spacing w:after="0" w:line="259" w:lineRule="auto"/>
        <w:ind w:left="0" w:right="984" w:firstLine="0"/>
        <w:jc w:val="right"/>
      </w:pPr>
      <w:r>
        <w:rPr>
          <w:sz w:val="20"/>
        </w:rPr>
        <w:t xml:space="preserve"> </w:t>
      </w:r>
    </w:p>
    <w:p w14:paraId="076BA161" w14:textId="77777777" w:rsidR="00F634ED" w:rsidRDefault="00000000">
      <w:pPr>
        <w:spacing w:after="0" w:line="216" w:lineRule="auto"/>
        <w:ind w:left="0" w:right="1034" w:firstLine="0"/>
      </w:pPr>
      <w:r>
        <w:rPr>
          <w:sz w:val="20"/>
        </w:rPr>
        <w:t xml:space="preserve">   </w:t>
      </w:r>
    </w:p>
    <w:p w14:paraId="471AB179" w14:textId="77777777" w:rsidR="00F634ED" w:rsidRDefault="00000000">
      <w:pPr>
        <w:spacing w:after="64" w:line="216" w:lineRule="auto"/>
        <w:ind w:left="0" w:right="9876" w:firstLine="0"/>
      </w:pPr>
      <w:r>
        <w:rPr>
          <w:sz w:val="20"/>
        </w:rPr>
        <w:t xml:space="preserve">  </w:t>
      </w:r>
    </w:p>
    <w:p w14:paraId="66174160" w14:textId="77777777" w:rsidR="00F634ED" w:rsidRDefault="00000000">
      <w:pPr>
        <w:spacing w:after="0" w:line="259" w:lineRule="auto"/>
        <w:ind w:left="0" w:firstLine="0"/>
        <w:jc w:val="left"/>
      </w:pPr>
      <w:r>
        <w:rPr>
          <w:sz w:val="28"/>
        </w:rPr>
        <w:t xml:space="preserve"> </w:t>
      </w:r>
    </w:p>
    <w:p w14:paraId="2533F896" w14:textId="5A98C6AB" w:rsidR="00F634ED" w:rsidRDefault="00000000">
      <w:pPr>
        <w:spacing w:after="0" w:line="259" w:lineRule="auto"/>
        <w:ind w:left="0" w:firstLine="0"/>
        <w:jc w:val="left"/>
      </w:pPr>
      <w:r>
        <w:rPr>
          <w:sz w:val="17"/>
        </w:rPr>
        <w:t xml:space="preserve"> </w:t>
      </w:r>
      <w:r w:rsidR="005D1051">
        <w:rPr>
          <w:noProof/>
        </w:rPr>
        <w:drawing>
          <wp:inline distT="0" distB="0" distL="0" distR="0" wp14:anchorId="320A7047" wp14:editId="6C4C4D4C">
            <wp:extent cx="6303010" cy="4337050"/>
            <wp:effectExtent l="0" t="0" r="2540" b="6350"/>
            <wp:docPr id="241" name="Google Shape;241;p28"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241" name="Google Shape;241;p28" descr="Interfaz de usuario gráfica&#10;&#10;Descripción generada automáticamente"/>
                    <pic:cNvPicPr preferRelativeResize="0"/>
                  </pic:nvPicPr>
                  <pic:blipFill rotWithShape="1">
                    <a:blip r:embed="rId15">
                      <a:alphaModFix/>
                    </a:blip>
                    <a:srcRect/>
                    <a:stretch/>
                  </pic:blipFill>
                  <pic:spPr>
                    <a:xfrm>
                      <a:off x="0" y="0"/>
                      <a:ext cx="6303010" cy="4337050"/>
                    </a:xfrm>
                    <a:prstGeom prst="rect">
                      <a:avLst/>
                    </a:prstGeom>
                    <a:noFill/>
                    <a:ln>
                      <a:noFill/>
                    </a:ln>
                  </pic:spPr>
                </pic:pic>
              </a:graphicData>
            </a:graphic>
          </wp:inline>
        </w:drawing>
      </w:r>
    </w:p>
    <w:p w14:paraId="55D45DDE" w14:textId="77777777" w:rsidR="00F634ED" w:rsidRDefault="00000000">
      <w:pPr>
        <w:spacing w:after="0" w:line="259" w:lineRule="auto"/>
        <w:ind w:left="0" w:right="950" w:firstLine="0"/>
        <w:jc w:val="left"/>
      </w:pPr>
      <w:r>
        <w:rPr>
          <w:sz w:val="20"/>
        </w:rPr>
        <w:t xml:space="preserve"> </w:t>
      </w:r>
    </w:p>
    <w:p w14:paraId="4F220383" w14:textId="4984CC66" w:rsidR="00F634ED" w:rsidRDefault="00000000">
      <w:pPr>
        <w:spacing w:after="0" w:line="259" w:lineRule="auto"/>
        <w:ind w:left="0" w:right="900" w:firstLine="0"/>
        <w:jc w:val="right"/>
      </w:pPr>
      <w:r>
        <w:rPr>
          <w:sz w:val="20"/>
        </w:rPr>
        <w:t xml:space="preserve"> </w:t>
      </w:r>
    </w:p>
    <w:p w14:paraId="66ED87B6" w14:textId="77777777" w:rsidR="00F634ED" w:rsidRDefault="00000000">
      <w:pPr>
        <w:spacing w:after="0" w:line="259" w:lineRule="auto"/>
        <w:ind w:left="0" w:right="950" w:firstLine="0"/>
        <w:jc w:val="left"/>
      </w:pPr>
      <w:r>
        <w:rPr>
          <w:sz w:val="20"/>
        </w:rPr>
        <w:t xml:space="preserve"> </w:t>
      </w:r>
    </w:p>
    <w:p w14:paraId="72603E22" w14:textId="3F43A124" w:rsidR="005D1051" w:rsidRDefault="005D1051">
      <w:pPr>
        <w:spacing w:after="160" w:line="259" w:lineRule="auto"/>
        <w:ind w:left="0" w:firstLine="0"/>
        <w:jc w:val="left"/>
        <w:rPr>
          <w:b/>
          <w:sz w:val="28"/>
        </w:rPr>
      </w:pPr>
      <w:r>
        <w:br w:type="page"/>
      </w:r>
    </w:p>
    <w:p w14:paraId="2089A990" w14:textId="77777777" w:rsidR="002635A0" w:rsidRDefault="002635A0">
      <w:pPr>
        <w:pStyle w:val="Ttulo1"/>
        <w:ind w:left="152" w:right="0"/>
      </w:pPr>
    </w:p>
    <w:p w14:paraId="417C4A20" w14:textId="5E154E0D" w:rsidR="00F634ED" w:rsidRDefault="00000000">
      <w:pPr>
        <w:pStyle w:val="Ttulo1"/>
        <w:ind w:left="152" w:right="0"/>
      </w:pPr>
      <w:r>
        <w:t>APÉNDICE C</w:t>
      </w:r>
      <w:r>
        <w:rPr>
          <w:b w:val="0"/>
        </w:rPr>
        <w:t xml:space="preserve"> </w:t>
      </w:r>
    </w:p>
    <w:p w14:paraId="583494E0" w14:textId="77777777" w:rsidR="00F634ED" w:rsidRDefault="00000000">
      <w:pPr>
        <w:spacing w:after="30" w:line="259" w:lineRule="auto"/>
        <w:ind w:left="0" w:firstLine="0"/>
        <w:jc w:val="left"/>
      </w:pPr>
      <w:r>
        <w:rPr>
          <w:sz w:val="18"/>
        </w:rPr>
        <w:t xml:space="preserve"> </w:t>
      </w:r>
    </w:p>
    <w:p w14:paraId="74403AC0" w14:textId="77777777" w:rsidR="00F634ED" w:rsidRDefault="00000000">
      <w:pPr>
        <w:spacing w:after="3" w:line="259" w:lineRule="auto"/>
        <w:ind w:left="1489" w:right="174" w:hanging="10"/>
      </w:pPr>
      <w:r>
        <w:rPr>
          <w:b/>
        </w:rPr>
        <w:t xml:space="preserve">PROCEDIMIENTO DE UTILIZACIÓN DEL TIEMPO MUERTO </w:t>
      </w:r>
    </w:p>
    <w:p w14:paraId="5F1ACEBC" w14:textId="77777777" w:rsidR="00F634ED" w:rsidRDefault="00000000">
      <w:pPr>
        <w:pStyle w:val="Ttulo2"/>
        <w:spacing w:after="0"/>
        <w:ind w:left="152" w:right="183"/>
        <w:jc w:val="center"/>
      </w:pPr>
      <w:r>
        <w:t>MÉDICO</w:t>
      </w:r>
      <w:r>
        <w:rPr>
          <w:b w:val="0"/>
        </w:rPr>
        <w:t xml:space="preserve"> </w:t>
      </w:r>
    </w:p>
    <w:p w14:paraId="2279ED39" w14:textId="77777777" w:rsidR="00F634ED" w:rsidRDefault="00000000">
      <w:pPr>
        <w:spacing w:after="0" w:line="259" w:lineRule="auto"/>
        <w:ind w:left="0" w:firstLine="0"/>
        <w:jc w:val="left"/>
      </w:pPr>
      <w:r>
        <w:rPr>
          <w:sz w:val="17"/>
        </w:rPr>
        <w:t xml:space="preserve"> </w:t>
      </w:r>
    </w:p>
    <w:tbl>
      <w:tblPr>
        <w:tblStyle w:val="TableGrid"/>
        <w:tblW w:w="9799" w:type="dxa"/>
        <w:tblInd w:w="43" w:type="dxa"/>
        <w:tblCellMar>
          <w:top w:w="6" w:type="dxa"/>
          <w:left w:w="8" w:type="dxa"/>
          <w:right w:w="115" w:type="dxa"/>
        </w:tblCellMar>
        <w:tblLook w:val="04A0" w:firstRow="1" w:lastRow="0" w:firstColumn="1" w:lastColumn="0" w:noHBand="0" w:noVBand="1"/>
      </w:tblPr>
      <w:tblGrid>
        <w:gridCol w:w="4899"/>
        <w:gridCol w:w="4900"/>
      </w:tblGrid>
      <w:tr w:rsidR="00F634ED" w:rsidDel="005D1051" w14:paraId="02DB8A6E" w14:textId="26FD807A">
        <w:trPr>
          <w:trHeight w:val="251"/>
          <w:del w:id="1605" w:author="ALVARO SANCHEZ-CID ROMAN" w:date="2024-01-07T21:16:00Z"/>
        </w:trPr>
        <w:tc>
          <w:tcPr>
            <w:tcW w:w="9799" w:type="dxa"/>
            <w:gridSpan w:val="2"/>
            <w:tcBorders>
              <w:top w:val="single" w:sz="12" w:space="0" w:color="000000"/>
              <w:left w:val="nil"/>
              <w:bottom w:val="single" w:sz="12" w:space="0" w:color="000000"/>
              <w:right w:val="nil"/>
            </w:tcBorders>
            <w:shd w:val="clear" w:color="auto" w:fill="D9D9D9"/>
          </w:tcPr>
          <w:p w14:paraId="3A8E5EE7" w14:textId="41A9B7D0" w:rsidR="00F634ED" w:rsidDel="005D1051" w:rsidRDefault="00000000">
            <w:pPr>
              <w:spacing w:after="0" w:line="259" w:lineRule="auto"/>
              <w:ind w:left="87" w:firstLine="0"/>
              <w:jc w:val="center"/>
              <w:rPr>
                <w:del w:id="1606" w:author="ALVARO SANCHEZ-CID ROMAN" w:date="2024-01-07T21:16:00Z"/>
              </w:rPr>
            </w:pPr>
            <w:del w:id="1607" w:author="ALVARO SANCHEZ-CID ROMAN" w:date="2024-01-07T21:16:00Z">
              <w:r w:rsidDel="005D1051">
                <w:rPr>
                  <w:b/>
                  <w:sz w:val="20"/>
                </w:rPr>
                <w:delText>EN CUALQUIER MOMENTO EXCEPTO CAMBIOS DE LADO Y ENTRE SETS</w:delText>
              </w:r>
              <w:r w:rsidDel="005D1051">
                <w:rPr>
                  <w:sz w:val="20"/>
                </w:rPr>
                <w:delText xml:space="preserve"> </w:delText>
              </w:r>
            </w:del>
          </w:p>
        </w:tc>
      </w:tr>
      <w:tr w:rsidR="00F634ED" w:rsidDel="005D1051" w14:paraId="43B42314" w14:textId="44EB2BC7">
        <w:trPr>
          <w:trHeight w:val="263"/>
          <w:del w:id="1608" w:author="ALVARO SANCHEZ-CID ROMAN" w:date="2024-01-07T21:16:00Z"/>
        </w:trPr>
        <w:tc>
          <w:tcPr>
            <w:tcW w:w="4899" w:type="dxa"/>
            <w:tcBorders>
              <w:top w:val="single" w:sz="12" w:space="0" w:color="000000"/>
              <w:left w:val="single" w:sz="12" w:space="0" w:color="000000"/>
              <w:bottom w:val="single" w:sz="12" w:space="0" w:color="000000"/>
              <w:right w:val="single" w:sz="5" w:space="0" w:color="000000"/>
            </w:tcBorders>
          </w:tcPr>
          <w:p w14:paraId="3B5A4E84" w14:textId="51A285D0" w:rsidR="00F634ED" w:rsidDel="005D1051" w:rsidRDefault="00000000">
            <w:pPr>
              <w:spacing w:after="0" w:line="259" w:lineRule="auto"/>
              <w:ind w:left="114" w:firstLine="0"/>
              <w:jc w:val="center"/>
              <w:rPr>
                <w:del w:id="1609" w:author="ALVARO SANCHEZ-CID ROMAN" w:date="2024-01-07T21:16:00Z"/>
              </w:rPr>
            </w:pPr>
            <w:del w:id="1610" w:author="ALVARO SANCHEZ-CID ROMAN" w:date="2024-01-07T21:16:00Z">
              <w:r w:rsidDel="005D1051">
                <w:rPr>
                  <w:b/>
                  <w:sz w:val="20"/>
                </w:rPr>
                <w:delText>FISIOTERAPÉUTA</w:delText>
              </w:r>
              <w:r w:rsidDel="005D1051">
                <w:rPr>
                  <w:sz w:val="20"/>
                </w:rPr>
                <w:delText xml:space="preserve"> </w:delText>
              </w:r>
            </w:del>
          </w:p>
        </w:tc>
        <w:tc>
          <w:tcPr>
            <w:tcW w:w="4900" w:type="dxa"/>
            <w:tcBorders>
              <w:top w:val="single" w:sz="12" w:space="0" w:color="000000"/>
              <w:left w:val="single" w:sz="5" w:space="0" w:color="000000"/>
              <w:bottom w:val="single" w:sz="12" w:space="0" w:color="000000"/>
              <w:right w:val="single" w:sz="12" w:space="0" w:color="000000"/>
            </w:tcBorders>
          </w:tcPr>
          <w:p w14:paraId="1282EC69" w14:textId="37800276" w:rsidR="00F634ED" w:rsidDel="005D1051" w:rsidRDefault="00000000">
            <w:pPr>
              <w:spacing w:after="0" w:line="259" w:lineRule="auto"/>
              <w:ind w:left="96" w:firstLine="0"/>
              <w:jc w:val="center"/>
              <w:rPr>
                <w:del w:id="1611" w:author="ALVARO SANCHEZ-CID ROMAN" w:date="2024-01-07T21:16:00Z"/>
              </w:rPr>
            </w:pPr>
            <w:del w:id="1612" w:author="ALVARO SANCHEZ-CID ROMAN" w:date="2024-01-07T21:16:00Z">
              <w:r w:rsidDel="005D1051">
                <w:rPr>
                  <w:b/>
                  <w:sz w:val="20"/>
                </w:rPr>
                <w:delText>JUEZ DE SILLA</w:delText>
              </w:r>
              <w:r w:rsidDel="005D1051">
                <w:rPr>
                  <w:sz w:val="20"/>
                </w:rPr>
                <w:delText xml:space="preserve"> </w:delText>
              </w:r>
            </w:del>
          </w:p>
        </w:tc>
      </w:tr>
      <w:tr w:rsidR="00F634ED" w:rsidDel="005D1051" w14:paraId="5AD796AA" w14:textId="31EFA934">
        <w:trPr>
          <w:trHeight w:val="218"/>
          <w:del w:id="1613" w:author="ALVARO SANCHEZ-CID ROMAN" w:date="2024-01-07T21:16:00Z"/>
        </w:trPr>
        <w:tc>
          <w:tcPr>
            <w:tcW w:w="4899" w:type="dxa"/>
            <w:tcBorders>
              <w:top w:val="single" w:sz="12" w:space="0" w:color="000000"/>
              <w:left w:val="single" w:sz="12" w:space="0" w:color="000000"/>
              <w:bottom w:val="single" w:sz="5" w:space="0" w:color="000000"/>
              <w:right w:val="single" w:sz="5" w:space="0" w:color="000000"/>
            </w:tcBorders>
          </w:tcPr>
          <w:p w14:paraId="70B2932D" w14:textId="20ABFB72" w:rsidR="00F634ED" w:rsidDel="005D1051" w:rsidRDefault="00000000">
            <w:pPr>
              <w:spacing w:after="0" w:line="259" w:lineRule="auto"/>
              <w:ind w:left="18" w:firstLine="0"/>
              <w:jc w:val="left"/>
              <w:rPr>
                <w:del w:id="1614" w:author="ALVARO SANCHEZ-CID ROMAN" w:date="2024-01-07T21:16:00Z"/>
              </w:rPr>
            </w:pPr>
            <w:del w:id="1615" w:author="ALVARO SANCHEZ-CID ROMAN" w:date="2024-01-07T21:16:00Z">
              <w:r w:rsidDel="005D1051">
                <w:rPr>
                  <w:sz w:val="20"/>
                </w:rPr>
                <w:delText xml:space="preserve"> </w:delText>
              </w:r>
            </w:del>
          </w:p>
        </w:tc>
        <w:tc>
          <w:tcPr>
            <w:tcW w:w="4900" w:type="dxa"/>
            <w:tcBorders>
              <w:top w:val="single" w:sz="12" w:space="0" w:color="000000"/>
              <w:left w:val="single" w:sz="5" w:space="0" w:color="000000"/>
              <w:bottom w:val="single" w:sz="5" w:space="0" w:color="000000"/>
              <w:right w:val="single" w:sz="12" w:space="0" w:color="000000"/>
            </w:tcBorders>
          </w:tcPr>
          <w:p w14:paraId="0DC5082E" w14:textId="491B288E" w:rsidR="00F634ED" w:rsidDel="005D1051" w:rsidRDefault="00000000">
            <w:pPr>
              <w:spacing w:after="0" w:line="259" w:lineRule="auto"/>
              <w:ind w:left="65" w:firstLine="0"/>
              <w:jc w:val="left"/>
              <w:rPr>
                <w:del w:id="1616" w:author="ALVARO SANCHEZ-CID ROMAN" w:date="2024-01-07T21:16:00Z"/>
              </w:rPr>
            </w:pPr>
            <w:del w:id="1617" w:author="ALVARO SANCHEZ-CID ROMAN" w:date="2024-01-07T21:16:00Z">
              <w:r w:rsidDel="005D1051">
                <w:rPr>
                  <w:sz w:val="18"/>
                </w:rPr>
                <w:delText xml:space="preserve">JS enciende el cronómetro. </w:delText>
              </w:r>
            </w:del>
          </w:p>
        </w:tc>
      </w:tr>
      <w:tr w:rsidR="00F634ED" w:rsidDel="005D1051" w14:paraId="3D86395E" w14:textId="41998736">
        <w:trPr>
          <w:trHeight w:val="216"/>
          <w:del w:id="1618"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1BBBDC50" w14:textId="3B4D9AFF" w:rsidR="00F634ED" w:rsidDel="005D1051" w:rsidRDefault="00000000">
            <w:pPr>
              <w:spacing w:after="0" w:line="259" w:lineRule="auto"/>
              <w:ind w:left="18" w:firstLine="0"/>
              <w:jc w:val="left"/>
              <w:rPr>
                <w:del w:id="1619" w:author="ALVARO SANCHEZ-CID ROMAN" w:date="2024-01-07T21:16:00Z"/>
              </w:rPr>
            </w:pPr>
            <w:del w:id="1620"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10FFB9C3" w14:textId="7B63E01C" w:rsidR="00F634ED" w:rsidDel="005D1051" w:rsidRDefault="00000000">
            <w:pPr>
              <w:spacing w:after="0" w:line="259" w:lineRule="auto"/>
              <w:ind w:left="65" w:firstLine="0"/>
              <w:jc w:val="left"/>
              <w:rPr>
                <w:del w:id="1621" w:author="ALVARO SANCHEZ-CID ROMAN" w:date="2024-01-07T21:16:00Z"/>
              </w:rPr>
            </w:pPr>
            <w:del w:id="1622" w:author="ALVARO SANCHEZ-CID ROMAN" w:date="2024-01-07T21:16:00Z">
              <w:r w:rsidDel="005D1051">
                <w:rPr>
                  <w:sz w:val="18"/>
                </w:rPr>
                <w:delText xml:space="preserve">JS: </w:delText>
              </w:r>
              <w:r w:rsidDel="005D1051">
                <w:rPr>
                  <w:b/>
                  <w:sz w:val="18"/>
                </w:rPr>
                <w:delText>“El fisioterapeuta ha sido llamado a pista”.</w:delText>
              </w:r>
              <w:r w:rsidDel="005D1051">
                <w:rPr>
                  <w:sz w:val="18"/>
                </w:rPr>
                <w:delText xml:space="preserve"> </w:delText>
              </w:r>
            </w:del>
          </w:p>
        </w:tc>
      </w:tr>
      <w:tr w:rsidR="00F634ED" w:rsidDel="005D1051" w14:paraId="3846BB45" w14:textId="2703B58F">
        <w:trPr>
          <w:trHeight w:val="216"/>
          <w:del w:id="1623"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6153A895" w14:textId="1F237849" w:rsidR="00F634ED" w:rsidDel="005D1051" w:rsidRDefault="00000000">
            <w:pPr>
              <w:spacing w:after="0" w:line="259" w:lineRule="auto"/>
              <w:ind w:left="71" w:firstLine="0"/>
              <w:jc w:val="left"/>
              <w:rPr>
                <w:del w:id="1624" w:author="ALVARO SANCHEZ-CID ROMAN" w:date="2024-01-07T21:16:00Z"/>
              </w:rPr>
            </w:pPr>
            <w:del w:id="1625" w:author="ALVARO SANCHEZ-CID ROMAN" w:date="2024-01-07T21:16:00Z">
              <w:r w:rsidDel="005D1051">
                <w:rPr>
                  <w:sz w:val="18"/>
                </w:rPr>
                <w:delText xml:space="preserve">Fisioterapeuta llega. </w:delText>
              </w:r>
            </w:del>
          </w:p>
        </w:tc>
        <w:tc>
          <w:tcPr>
            <w:tcW w:w="4900" w:type="dxa"/>
            <w:tcBorders>
              <w:top w:val="single" w:sz="5" w:space="0" w:color="000000"/>
              <w:left w:val="single" w:sz="5" w:space="0" w:color="000000"/>
              <w:bottom w:val="single" w:sz="5" w:space="0" w:color="000000"/>
              <w:right w:val="single" w:sz="12" w:space="0" w:color="000000"/>
            </w:tcBorders>
          </w:tcPr>
          <w:p w14:paraId="6177495F" w14:textId="1F94B580" w:rsidR="00F634ED" w:rsidDel="005D1051" w:rsidRDefault="00000000">
            <w:pPr>
              <w:spacing w:after="0" w:line="259" w:lineRule="auto"/>
              <w:ind w:left="0" w:firstLine="0"/>
              <w:jc w:val="left"/>
              <w:rPr>
                <w:del w:id="1626" w:author="ALVARO SANCHEZ-CID ROMAN" w:date="2024-01-07T21:16:00Z"/>
              </w:rPr>
            </w:pPr>
            <w:del w:id="1627" w:author="ALVARO SANCHEZ-CID ROMAN" w:date="2024-01-07T21:16:00Z">
              <w:r w:rsidDel="005D1051">
                <w:rPr>
                  <w:sz w:val="20"/>
                </w:rPr>
                <w:delText xml:space="preserve"> </w:delText>
              </w:r>
            </w:del>
          </w:p>
        </w:tc>
      </w:tr>
      <w:tr w:rsidR="00F634ED" w:rsidDel="005D1051" w14:paraId="59180ABC" w14:textId="0A663F40">
        <w:trPr>
          <w:trHeight w:val="218"/>
          <w:del w:id="1628"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0C8B2647" w14:textId="75BEAA0B" w:rsidR="00F634ED" w:rsidDel="005D1051" w:rsidRDefault="00000000">
            <w:pPr>
              <w:spacing w:after="0" w:line="259" w:lineRule="auto"/>
              <w:ind w:left="71" w:firstLine="0"/>
              <w:jc w:val="left"/>
              <w:rPr>
                <w:del w:id="1629" w:author="ALVARO SANCHEZ-CID ROMAN" w:date="2024-01-07T21:16:00Z"/>
              </w:rPr>
            </w:pPr>
            <w:del w:id="1630" w:author="ALVARO SANCHEZ-CID ROMAN" w:date="2024-01-07T21:16:00Z">
              <w:r w:rsidDel="005D1051">
                <w:rPr>
                  <w:sz w:val="18"/>
                </w:rPr>
                <w:delText xml:space="preserve">Fisioterapeuta empieza a evaluar. </w:delText>
              </w:r>
            </w:del>
          </w:p>
        </w:tc>
        <w:tc>
          <w:tcPr>
            <w:tcW w:w="4900" w:type="dxa"/>
            <w:tcBorders>
              <w:top w:val="single" w:sz="5" w:space="0" w:color="000000"/>
              <w:left w:val="single" w:sz="5" w:space="0" w:color="000000"/>
              <w:bottom w:val="single" w:sz="5" w:space="0" w:color="000000"/>
              <w:right w:val="single" w:sz="12" w:space="0" w:color="000000"/>
            </w:tcBorders>
          </w:tcPr>
          <w:p w14:paraId="51482DF6" w14:textId="28EF9650" w:rsidR="00F634ED" w:rsidDel="005D1051" w:rsidRDefault="00000000">
            <w:pPr>
              <w:spacing w:after="0" w:line="259" w:lineRule="auto"/>
              <w:ind w:left="0" w:firstLine="0"/>
              <w:jc w:val="left"/>
              <w:rPr>
                <w:del w:id="1631" w:author="ALVARO SANCHEZ-CID ROMAN" w:date="2024-01-07T21:16:00Z"/>
              </w:rPr>
            </w:pPr>
            <w:del w:id="1632" w:author="ALVARO SANCHEZ-CID ROMAN" w:date="2024-01-07T21:16:00Z">
              <w:r w:rsidDel="005D1051">
                <w:rPr>
                  <w:sz w:val="20"/>
                </w:rPr>
                <w:delText xml:space="preserve"> </w:delText>
              </w:r>
            </w:del>
          </w:p>
        </w:tc>
      </w:tr>
      <w:tr w:rsidR="00F634ED" w:rsidDel="005D1051" w14:paraId="473B15D5" w14:textId="4B8A1C3A">
        <w:trPr>
          <w:trHeight w:val="422"/>
          <w:del w:id="1633"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0A60BC5F" w14:textId="6AB736D7" w:rsidR="00F634ED" w:rsidDel="005D1051" w:rsidRDefault="00000000">
            <w:pPr>
              <w:spacing w:after="0" w:line="259" w:lineRule="auto"/>
              <w:ind w:left="71" w:firstLine="0"/>
              <w:jc w:val="left"/>
              <w:rPr>
                <w:del w:id="1634" w:author="ALVARO SANCHEZ-CID ROMAN" w:date="2024-01-07T21:16:00Z"/>
              </w:rPr>
            </w:pPr>
            <w:del w:id="1635" w:author="ALVARO SANCHEZ-CID ROMAN" w:date="2024-01-07T21:16:00Z">
              <w:r w:rsidDel="005D1051">
                <w:rPr>
                  <w:sz w:val="18"/>
                </w:rPr>
                <w:delText xml:space="preserve">Fisioterapeuta comunica a JS que empieza el tratamiento. </w:delText>
              </w:r>
            </w:del>
          </w:p>
        </w:tc>
        <w:tc>
          <w:tcPr>
            <w:tcW w:w="4900" w:type="dxa"/>
            <w:tcBorders>
              <w:top w:val="single" w:sz="5" w:space="0" w:color="000000"/>
              <w:left w:val="single" w:sz="5" w:space="0" w:color="000000"/>
              <w:bottom w:val="single" w:sz="5" w:space="0" w:color="000000"/>
              <w:right w:val="single" w:sz="12" w:space="0" w:color="000000"/>
            </w:tcBorders>
          </w:tcPr>
          <w:p w14:paraId="3C273578" w14:textId="4C78A621" w:rsidR="00F634ED" w:rsidDel="005D1051" w:rsidRDefault="00000000">
            <w:pPr>
              <w:spacing w:after="0" w:line="259" w:lineRule="auto"/>
              <w:ind w:left="65" w:firstLine="0"/>
              <w:jc w:val="left"/>
              <w:rPr>
                <w:del w:id="1636" w:author="ALVARO SANCHEZ-CID ROMAN" w:date="2024-01-07T21:16:00Z"/>
              </w:rPr>
            </w:pPr>
            <w:del w:id="1637" w:author="ALVARO SANCHEZ-CID ROMAN" w:date="2024-01-07T21:16:00Z">
              <w:r w:rsidDel="005D1051">
                <w:rPr>
                  <w:sz w:val="18"/>
                </w:rPr>
                <w:delText xml:space="preserve">JS pone el cronómetro a cero y anuncia </w:delText>
              </w:r>
              <w:r w:rsidDel="005D1051">
                <w:rPr>
                  <w:b/>
                  <w:sz w:val="18"/>
                </w:rPr>
                <w:delText>“El Sr. X está</w:delText>
              </w:r>
              <w:r w:rsidDel="005D1051">
                <w:rPr>
                  <w:sz w:val="18"/>
                </w:rPr>
                <w:delText xml:space="preserve"> </w:delText>
              </w:r>
              <w:r w:rsidDel="005D1051">
                <w:rPr>
                  <w:b/>
                  <w:sz w:val="18"/>
                </w:rPr>
                <w:delText>recibiendo un Tiempo Muerto Médico”.</w:delText>
              </w:r>
              <w:r w:rsidDel="005D1051">
                <w:rPr>
                  <w:sz w:val="18"/>
                </w:rPr>
                <w:delText xml:space="preserve"> </w:delText>
              </w:r>
            </w:del>
          </w:p>
        </w:tc>
      </w:tr>
      <w:tr w:rsidR="00F634ED" w:rsidDel="005D1051" w14:paraId="7AF5E225" w14:textId="260DEB47">
        <w:trPr>
          <w:trHeight w:val="218"/>
          <w:del w:id="1638"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40C17308" w14:textId="4C4D94D4" w:rsidR="00F634ED" w:rsidDel="005D1051" w:rsidRDefault="00000000">
            <w:pPr>
              <w:spacing w:after="0" w:line="259" w:lineRule="auto"/>
              <w:ind w:left="18" w:firstLine="0"/>
              <w:jc w:val="left"/>
              <w:rPr>
                <w:del w:id="1639" w:author="ALVARO SANCHEZ-CID ROMAN" w:date="2024-01-07T21:16:00Z"/>
              </w:rPr>
            </w:pPr>
            <w:del w:id="1640"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5866CDE6" w14:textId="35129C96" w:rsidR="00F634ED" w:rsidDel="005D1051" w:rsidRDefault="00000000">
            <w:pPr>
              <w:spacing w:after="0" w:line="259" w:lineRule="auto"/>
              <w:ind w:left="65" w:firstLine="0"/>
              <w:jc w:val="left"/>
              <w:rPr>
                <w:del w:id="1641" w:author="ALVARO SANCHEZ-CID ROMAN" w:date="2024-01-07T21:16:00Z"/>
              </w:rPr>
            </w:pPr>
            <w:del w:id="1642" w:author="ALVARO SANCHEZ-CID ROMAN" w:date="2024-01-07T21:16:00Z">
              <w:r w:rsidDel="005D1051">
                <w:rPr>
                  <w:sz w:val="18"/>
                </w:rPr>
                <w:delText xml:space="preserve">JS: “quedan 2 minutos”. * </w:delText>
              </w:r>
            </w:del>
          </w:p>
        </w:tc>
      </w:tr>
      <w:tr w:rsidR="00F634ED" w:rsidDel="005D1051" w14:paraId="65DA47B8" w14:textId="11D83526">
        <w:trPr>
          <w:trHeight w:val="216"/>
          <w:del w:id="1643"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45F18D5E" w14:textId="6A325555" w:rsidR="00F634ED" w:rsidDel="005D1051" w:rsidRDefault="00000000">
            <w:pPr>
              <w:spacing w:after="0" w:line="259" w:lineRule="auto"/>
              <w:ind w:left="18" w:firstLine="0"/>
              <w:jc w:val="left"/>
              <w:rPr>
                <w:del w:id="1644" w:author="ALVARO SANCHEZ-CID ROMAN" w:date="2024-01-07T21:16:00Z"/>
              </w:rPr>
            </w:pPr>
            <w:del w:id="1645"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5EC92697" w14:textId="37173EFD" w:rsidR="00F634ED" w:rsidDel="005D1051" w:rsidRDefault="00000000">
            <w:pPr>
              <w:spacing w:after="0" w:line="259" w:lineRule="auto"/>
              <w:ind w:left="65" w:firstLine="0"/>
              <w:jc w:val="left"/>
              <w:rPr>
                <w:del w:id="1646" w:author="ALVARO SANCHEZ-CID ROMAN" w:date="2024-01-07T21:16:00Z"/>
              </w:rPr>
            </w:pPr>
            <w:del w:id="1647" w:author="ALVARO SANCHEZ-CID ROMAN" w:date="2024-01-07T21:16:00Z">
              <w:r w:rsidDel="005D1051">
                <w:rPr>
                  <w:sz w:val="18"/>
                </w:rPr>
                <w:delText xml:space="preserve">JS: “queda un minuto”. * </w:delText>
              </w:r>
            </w:del>
          </w:p>
        </w:tc>
      </w:tr>
      <w:tr w:rsidR="00F634ED" w:rsidDel="005D1051" w14:paraId="7411A471" w14:textId="53675C7C">
        <w:trPr>
          <w:trHeight w:val="218"/>
          <w:del w:id="1648"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01FE4805" w14:textId="57B574B1" w:rsidR="00F634ED" w:rsidDel="005D1051" w:rsidRDefault="00000000">
            <w:pPr>
              <w:spacing w:after="0" w:line="259" w:lineRule="auto"/>
              <w:ind w:left="18" w:firstLine="0"/>
              <w:jc w:val="left"/>
              <w:rPr>
                <w:del w:id="1649" w:author="ALVARO SANCHEZ-CID ROMAN" w:date="2024-01-07T21:16:00Z"/>
              </w:rPr>
            </w:pPr>
            <w:del w:id="1650"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131DAA0E" w14:textId="30CD69FA" w:rsidR="00F634ED" w:rsidDel="005D1051" w:rsidRDefault="00000000">
            <w:pPr>
              <w:spacing w:after="0" w:line="259" w:lineRule="auto"/>
              <w:ind w:left="65" w:firstLine="0"/>
              <w:jc w:val="left"/>
              <w:rPr>
                <w:del w:id="1651" w:author="ALVARO SANCHEZ-CID ROMAN" w:date="2024-01-07T21:16:00Z"/>
              </w:rPr>
            </w:pPr>
            <w:del w:id="1652" w:author="ALVARO SANCHEZ-CID ROMAN" w:date="2024-01-07T21:16:00Z">
              <w:r w:rsidDel="005D1051">
                <w:rPr>
                  <w:sz w:val="18"/>
                </w:rPr>
                <w:delText xml:space="preserve">JS: “quedan 30 segundos”. * </w:delText>
              </w:r>
            </w:del>
          </w:p>
        </w:tc>
      </w:tr>
      <w:tr w:rsidR="00F634ED" w:rsidDel="005D1051" w14:paraId="1414DBED" w14:textId="7FA9051A">
        <w:trPr>
          <w:trHeight w:val="216"/>
          <w:del w:id="1653"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63DE6D39" w14:textId="0D99B84E" w:rsidR="00F634ED" w:rsidDel="005D1051" w:rsidRDefault="00000000">
            <w:pPr>
              <w:spacing w:after="0" w:line="259" w:lineRule="auto"/>
              <w:ind w:left="71" w:firstLine="0"/>
              <w:jc w:val="left"/>
              <w:rPr>
                <w:del w:id="1654" w:author="ALVARO SANCHEZ-CID ROMAN" w:date="2024-01-07T21:16:00Z"/>
              </w:rPr>
            </w:pPr>
            <w:del w:id="1655" w:author="ALVARO SANCHEZ-CID ROMAN" w:date="2024-01-07T21:16:00Z">
              <w:r w:rsidDel="005D1051">
                <w:rPr>
                  <w:sz w:val="18"/>
                </w:rPr>
                <w:delText xml:space="preserve">Fisioterapeuta sale de la pista. </w:delText>
              </w:r>
            </w:del>
          </w:p>
        </w:tc>
        <w:tc>
          <w:tcPr>
            <w:tcW w:w="4900" w:type="dxa"/>
            <w:tcBorders>
              <w:top w:val="single" w:sz="5" w:space="0" w:color="000000"/>
              <w:left w:val="single" w:sz="5" w:space="0" w:color="000000"/>
              <w:bottom w:val="single" w:sz="5" w:space="0" w:color="000000"/>
              <w:right w:val="single" w:sz="12" w:space="0" w:color="000000"/>
            </w:tcBorders>
          </w:tcPr>
          <w:p w14:paraId="67110C61" w14:textId="2217A1DB" w:rsidR="00F634ED" w:rsidDel="005D1051" w:rsidRDefault="00000000">
            <w:pPr>
              <w:spacing w:after="0" w:line="259" w:lineRule="auto"/>
              <w:ind w:left="65" w:firstLine="0"/>
              <w:jc w:val="left"/>
              <w:rPr>
                <w:del w:id="1656" w:author="ALVARO SANCHEZ-CID ROMAN" w:date="2024-01-07T21:16:00Z"/>
              </w:rPr>
            </w:pPr>
            <w:del w:id="1657" w:author="ALVARO SANCHEZ-CID ROMAN" w:date="2024-01-07T21:16:00Z">
              <w:r w:rsidDel="005D1051">
                <w:rPr>
                  <w:sz w:val="18"/>
                </w:rPr>
                <w:delText xml:space="preserve">JS: “Tratamiento completado” *; </w:delText>
              </w:r>
              <w:r w:rsidDel="005D1051">
                <w:rPr>
                  <w:b/>
                  <w:sz w:val="18"/>
                </w:rPr>
                <w:delText xml:space="preserve">“Tiempo”. </w:delText>
              </w:r>
              <w:r w:rsidDel="005D1051">
                <w:rPr>
                  <w:sz w:val="18"/>
                </w:rPr>
                <w:delText xml:space="preserve"># </w:delText>
              </w:r>
            </w:del>
          </w:p>
        </w:tc>
      </w:tr>
      <w:tr w:rsidR="00F634ED" w:rsidDel="005D1051" w14:paraId="228EFED5" w14:textId="2C205DBC">
        <w:trPr>
          <w:trHeight w:val="445"/>
          <w:del w:id="1658" w:author="ALVARO SANCHEZ-CID ROMAN" w:date="2024-01-07T21:16:00Z"/>
        </w:trPr>
        <w:tc>
          <w:tcPr>
            <w:tcW w:w="4899" w:type="dxa"/>
            <w:tcBorders>
              <w:top w:val="single" w:sz="5" w:space="0" w:color="000000"/>
              <w:left w:val="single" w:sz="12" w:space="0" w:color="000000"/>
              <w:bottom w:val="single" w:sz="12" w:space="0" w:color="000000"/>
              <w:right w:val="single" w:sz="5" w:space="0" w:color="000000"/>
            </w:tcBorders>
          </w:tcPr>
          <w:p w14:paraId="7F45E225" w14:textId="3305C089" w:rsidR="00F634ED" w:rsidDel="005D1051" w:rsidRDefault="00000000">
            <w:pPr>
              <w:spacing w:after="0" w:line="259" w:lineRule="auto"/>
              <w:ind w:left="18" w:firstLine="0"/>
              <w:jc w:val="left"/>
              <w:rPr>
                <w:del w:id="1659" w:author="ALVARO SANCHEZ-CID ROMAN" w:date="2024-01-07T21:16:00Z"/>
              </w:rPr>
            </w:pPr>
            <w:del w:id="1660"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12" w:space="0" w:color="000000"/>
              <w:right w:val="single" w:sz="12" w:space="0" w:color="000000"/>
            </w:tcBorders>
          </w:tcPr>
          <w:p w14:paraId="3701977C" w14:textId="74C97F10" w:rsidR="00F634ED" w:rsidDel="005D1051" w:rsidRDefault="00000000">
            <w:pPr>
              <w:spacing w:after="0" w:line="259" w:lineRule="auto"/>
              <w:ind w:left="65" w:firstLine="0"/>
              <w:jc w:val="left"/>
              <w:rPr>
                <w:del w:id="1661" w:author="ALVARO SANCHEZ-CID ROMAN" w:date="2024-01-07T21:16:00Z"/>
              </w:rPr>
            </w:pPr>
            <w:del w:id="1662" w:author="ALVARO SANCHEZ-CID ROMAN" w:date="2024-01-07T21:16:00Z">
              <w:r w:rsidDel="005D1051">
                <w:rPr>
                  <w:sz w:val="18"/>
                </w:rPr>
                <w:delText xml:space="preserve">Si tras 30 segundos, el Jugador no empieza a jugar, anunciar </w:delText>
              </w:r>
            </w:del>
          </w:p>
          <w:p w14:paraId="531D3534" w14:textId="6C9F08C5" w:rsidR="00F634ED" w:rsidDel="005D1051" w:rsidRDefault="00000000">
            <w:pPr>
              <w:spacing w:after="0" w:line="259" w:lineRule="auto"/>
              <w:ind w:left="65" w:firstLine="0"/>
              <w:jc w:val="left"/>
              <w:rPr>
                <w:del w:id="1663" w:author="ALVARO SANCHEZ-CID ROMAN" w:date="2024-01-07T21:16:00Z"/>
              </w:rPr>
            </w:pPr>
            <w:del w:id="1664" w:author="ALVARO SANCHEZ-CID ROMAN" w:date="2024-01-07T21:16:00Z">
              <w:r w:rsidDel="005D1051">
                <w:rPr>
                  <w:sz w:val="18"/>
                </w:rPr>
                <w:delText xml:space="preserve">INFRACCIÓN DEL CÓDIGO DE CONDUCTA. </w:delText>
              </w:r>
            </w:del>
          </w:p>
        </w:tc>
      </w:tr>
    </w:tbl>
    <w:p w14:paraId="62D2FD48" w14:textId="7C7688D1" w:rsidR="00F634ED" w:rsidDel="005D1051" w:rsidRDefault="00000000">
      <w:pPr>
        <w:spacing w:after="23" w:line="259" w:lineRule="auto"/>
        <w:ind w:left="0" w:firstLine="0"/>
        <w:jc w:val="left"/>
        <w:rPr>
          <w:del w:id="1665" w:author="ALVARO SANCHEZ-CID ROMAN" w:date="2024-01-07T21:16:00Z"/>
        </w:rPr>
      </w:pPr>
      <w:del w:id="1666" w:author="ALVARO SANCHEZ-CID ROMAN" w:date="2024-01-07T21:16:00Z">
        <w:r w:rsidDel="005D1051">
          <w:rPr>
            <w:sz w:val="13"/>
          </w:rPr>
          <w:delText xml:space="preserve"> </w:delText>
        </w:r>
      </w:del>
    </w:p>
    <w:p w14:paraId="534B8D12" w14:textId="3EF076D8" w:rsidR="00F634ED" w:rsidDel="005D1051" w:rsidRDefault="00000000">
      <w:pPr>
        <w:spacing w:after="0" w:line="259" w:lineRule="auto"/>
        <w:ind w:left="0" w:firstLine="0"/>
        <w:jc w:val="left"/>
        <w:rPr>
          <w:del w:id="1667" w:author="ALVARO SANCHEZ-CID ROMAN" w:date="2024-01-07T21:16:00Z"/>
        </w:rPr>
      </w:pPr>
      <w:del w:id="1668" w:author="ALVARO SANCHEZ-CID ROMAN" w:date="2024-01-07T21:16:00Z">
        <w:r w:rsidDel="005D1051">
          <w:rPr>
            <w:sz w:val="20"/>
          </w:rPr>
          <w:delText xml:space="preserve"> </w:delText>
        </w:r>
      </w:del>
    </w:p>
    <w:tbl>
      <w:tblPr>
        <w:tblStyle w:val="TableGrid"/>
        <w:tblW w:w="9799" w:type="dxa"/>
        <w:tblInd w:w="43" w:type="dxa"/>
        <w:tblCellMar>
          <w:top w:w="6" w:type="dxa"/>
          <w:left w:w="8" w:type="dxa"/>
          <w:right w:w="115" w:type="dxa"/>
        </w:tblCellMar>
        <w:tblLook w:val="04A0" w:firstRow="1" w:lastRow="0" w:firstColumn="1" w:lastColumn="0" w:noHBand="0" w:noVBand="1"/>
      </w:tblPr>
      <w:tblGrid>
        <w:gridCol w:w="4899"/>
        <w:gridCol w:w="4900"/>
      </w:tblGrid>
      <w:tr w:rsidR="00F634ED" w:rsidDel="005D1051" w14:paraId="1EC5EDFB" w14:textId="039370E1">
        <w:trPr>
          <w:trHeight w:val="251"/>
          <w:del w:id="1669" w:author="ALVARO SANCHEZ-CID ROMAN" w:date="2024-01-07T21:16:00Z"/>
        </w:trPr>
        <w:tc>
          <w:tcPr>
            <w:tcW w:w="9799" w:type="dxa"/>
            <w:gridSpan w:val="2"/>
            <w:tcBorders>
              <w:top w:val="single" w:sz="12" w:space="0" w:color="000000"/>
              <w:left w:val="nil"/>
              <w:bottom w:val="single" w:sz="12" w:space="0" w:color="000000"/>
              <w:right w:val="nil"/>
            </w:tcBorders>
            <w:shd w:val="clear" w:color="auto" w:fill="D9D9D9"/>
          </w:tcPr>
          <w:p w14:paraId="146FC42F" w14:textId="293F7C61" w:rsidR="00F634ED" w:rsidDel="005D1051" w:rsidRDefault="00000000">
            <w:pPr>
              <w:spacing w:after="0" w:line="259" w:lineRule="auto"/>
              <w:ind w:left="92" w:firstLine="0"/>
              <w:jc w:val="center"/>
              <w:rPr>
                <w:del w:id="1670" w:author="ALVARO SANCHEZ-CID ROMAN" w:date="2024-01-07T21:16:00Z"/>
              </w:rPr>
            </w:pPr>
            <w:del w:id="1671" w:author="ALVARO SANCHEZ-CID ROMAN" w:date="2024-01-07T21:16:00Z">
              <w:r w:rsidDel="005D1051">
                <w:rPr>
                  <w:b/>
                  <w:sz w:val="20"/>
                </w:rPr>
                <w:delText>DURANTE UN CAMBIO DE LADO O ENTRE SETS</w:delText>
              </w:r>
              <w:r w:rsidDel="005D1051">
                <w:rPr>
                  <w:sz w:val="20"/>
                </w:rPr>
                <w:delText xml:space="preserve"> </w:delText>
              </w:r>
            </w:del>
          </w:p>
        </w:tc>
      </w:tr>
      <w:tr w:rsidR="00F634ED" w:rsidDel="005D1051" w14:paraId="529103FC" w14:textId="6BC7AC33">
        <w:trPr>
          <w:trHeight w:val="263"/>
          <w:del w:id="1672" w:author="ALVARO SANCHEZ-CID ROMAN" w:date="2024-01-07T21:16:00Z"/>
        </w:trPr>
        <w:tc>
          <w:tcPr>
            <w:tcW w:w="4899" w:type="dxa"/>
            <w:tcBorders>
              <w:top w:val="single" w:sz="12" w:space="0" w:color="000000"/>
              <w:left w:val="single" w:sz="12" w:space="0" w:color="000000"/>
              <w:bottom w:val="single" w:sz="12" w:space="0" w:color="000000"/>
              <w:right w:val="single" w:sz="5" w:space="0" w:color="000000"/>
            </w:tcBorders>
          </w:tcPr>
          <w:p w14:paraId="2A4784C9" w14:textId="63798BDB" w:rsidR="00F634ED" w:rsidDel="005D1051" w:rsidRDefault="00000000">
            <w:pPr>
              <w:spacing w:after="0" w:line="259" w:lineRule="auto"/>
              <w:ind w:left="114" w:firstLine="0"/>
              <w:jc w:val="center"/>
              <w:rPr>
                <w:del w:id="1673" w:author="ALVARO SANCHEZ-CID ROMAN" w:date="2024-01-07T21:16:00Z"/>
              </w:rPr>
            </w:pPr>
            <w:del w:id="1674" w:author="ALVARO SANCHEZ-CID ROMAN" w:date="2024-01-07T21:16:00Z">
              <w:r w:rsidDel="005D1051">
                <w:rPr>
                  <w:b/>
                  <w:sz w:val="20"/>
                </w:rPr>
                <w:delText>FISIOTERAPÉUTA</w:delText>
              </w:r>
              <w:r w:rsidDel="005D1051">
                <w:rPr>
                  <w:sz w:val="20"/>
                </w:rPr>
                <w:delText xml:space="preserve"> </w:delText>
              </w:r>
            </w:del>
          </w:p>
        </w:tc>
        <w:tc>
          <w:tcPr>
            <w:tcW w:w="4900" w:type="dxa"/>
            <w:tcBorders>
              <w:top w:val="single" w:sz="12" w:space="0" w:color="000000"/>
              <w:left w:val="single" w:sz="5" w:space="0" w:color="000000"/>
              <w:bottom w:val="single" w:sz="12" w:space="0" w:color="000000"/>
              <w:right w:val="single" w:sz="12" w:space="0" w:color="000000"/>
            </w:tcBorders>
          </w:tcPr>
          <w:p w14:paraId="14BDDB41" w14:textId="7ECF24E7" w:rsidR="00F634ED" w:rsidDel="005D1051" w:rsidRDefault="00000000">
            <w:pPr>
              <w:spacing w:after="0" w:line="259" w:lineRule="auto"/>
              <w:ind w:left="96" w:firstLine="0"/>
              <w:jc w:val="center"/>
              <w:rPr>
                <w:del w:id="1675" w:author="ALVARO SANCHEZ-CID ROMAN" w:date="2024-01-07T21:16:00Z"/>
              </w:rPr>
            </w:pPr>
            <w:del w:id="1676" w:author="ALVARO SANCHEZ-CID ROMAN" w:date="2024-01-07T21:16:00Z">
              <w:r w:rsidDel="005D1051">
                <w:rPr>
                  <w:b/>
                  <w:sz w:val="20"/>
                </w:rPr>
                <w:delText>JUEZ DE SILLA</w:delText>
              </w:r>
              <w:r w:rsidDel="005D1051">
                <w:rPr>
                  <w:sz w:val="20"/>
                </w:rPr>
                <w:delText xml:space="preserve"> </w:delText>
              </w:r>
            </w:del>
          </w:p>
        </w:tc>
      </w:tr>
      <w:tr w:rsidR="00F634ED" w:rsidDel="005D1051" w14:paraId="0D897E99" w14:textId="67DA4A4C">
        <w:trPr>
          <w:trHeight w:val="218"/>
          <w:del w:id="1677" w:author="ALVARO SANCHEZ-CID ROMAN" w:date="2024-01-07T21:16:00Z"/>
        </w:trPr>
        <w:tc>
          <w:tcPr>
            <w:tcW w:w="4899" w:type="dxa"/>
            <w:tcBorders>
              <w:top w:val="single" w:sz="12" w:space="0" w:color="000000"/>
              <w:left w:val="single" w:sz="12" w:space="0" w:color="000000"/>
              <w:bottom w:val="single" w:sz="5" w:space="0" w:color="000000"/>
              <w:right w:val="single" w:sz="5" w:space="0" w:color="000000"/>
            </w:tcBorders>
          </w:tcPr>
          <w:p w14:paraId="2052BD4E" w14:textId="5C869CED" w:rsidR="00F634ED" w:rsidDel="005D1051" w:rsidRDefault="00000000">
            <w:pPr>
              <w:spacing w:after="0" w:line="259" w:lineRule="auto"/>
              <w:ind w:left="18" w:firstLine="0"/>
              <w:jc w:val="left"/>
              <w:rPr>
                <w:del w:id="1678" w:author="ALVARO SANCHEZ-CID ROMAN" w:date="2024-01-07T21:16:00Z"/>
              </w:rPr>
            </w:pPr>
            <w:del w:id="1679" w:author="ALVARO SANCHEZ-CID ROMAN" w:date="2024-01-07T21:16:00Z">
              <w:r w:rsidDel="005D1051">
                <w:rPr>
                  <w:sz w:val="20"/>
                </w:rPr>
                <w:delText xml:space="preserve"> </w:delText>
              </w:r>
            </w:del>
          </w:p>
        </w:tc>
        <w:tc>
          <w:tcPr>
            <w:tcW w:w="4900" w:type="dxa"/>
            <w:tcBorders>
              <w:top w:val="single" w:sz="12" w:space="0" w:color="000000"/>
              <w:left w:val="single" w:sz="5" w:space="0" w:color="000000"/>
              <w:bottom w:val="single" w:sz="5" w:space="0" w:color="000000"/>
              <w:right w:val="single" w:sz="12" w:space="0" w:color="000000"/>
            </w:tcBorders>
          </w:tcPr>
          <w:p w14:paraId="21351C40" w14:textId="150B26C0" w:rsidR="00F634ED" w:rsidDel="005D1051" w:rsidRDefault="00000000">
            <w:pPr>
              <w:spacing w:after="0" w:line="259" w:lineRule="auto"/>
              <w:ind w:left="65" w:firstLine="0"/>
              <w:jc w:val="left"/>
              <w:rPr>
                <w:del w:id="1680" w:author="ALVARO SANCHEZ-CID ROMAN" w:date="2024-01-07T21:16:00Z"/>
              </w:rPr>
            </w:pPr>
            <w:del w:id="1681" w:author="ALVARO SANCHEZ-CID ROMAN" w:date="2024-01-07T21:16:00Z">
              <w:r w:rsidDel="005D1051">
                <w:rPr>
                  <w:sz w:val="18"/>
                </w:rPr>
                <w:delText xml:space="preserve">JS inicia la cuenta de los 90/120 segundos. </w:delText>
              </w:r>
            </w:del>
          </w:p>
        </w:tc>
      </w:tr>
      <w:tr w:rsidR="00F634ED" w:rsidDel="005D1051" w14:paraId="6C38C2AC" w14:textId="0A8E14BD">
        <w:trPr>
          <w:trHeight w:val="216"/>
          <w:del w:id="1682"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6ECA61A9" w14:textId="765940ED" w:rsidR="00F634ED" w:rsidDel="005D1051" w:rsidRDefault="00000000">
            <w:pPr>
              <w:spacing w:after="0" w:line="259" w:lineRule="auto"/>
              <w:ind w:left="71" w:firstLine="0"/>
              <w:jc w:val="left"/>
              <w:rPr>
                <w:del w:id="1683" w:author="ALVARO SANCHEZ-CID ROMAN" w:date="2024-01-07T21:16:00Z"/>
              </w:rPr>
            </w:pPr>
            <w:del w:id="1684" w:author="ALVARO SANCHEZ-CID ROMAN" w:date="2024-01-07T21:16:00Z">
              <w:r w:rsidDel="005D1051">
                <w:rPr>
                  <w:sz w:val="18"/>
                </w:rPr>
                <w:delText xml:space="preserve">Fisioterapeuta empieza a evaluar. </w:delText>
              </w:r>
            </w:del>
          </w:p>
        </w:tc>
        <w:tc>
          <w:tcPr>
            <w:tcW w:w="4900" w:type="dxa"/>
            <w:tcBorders>
              <w:top w:val="single" w:sz="5" w:space="0" w:color="000000"/>
              <w:left w:val="single" w:sz="5" w:space="0" w:color="000000"/>
              <w:bottom w:val="single" w:sz="5" w:space="0" w:color="000000"/>
              <w:right w:val="single" w:sz="12" w:space="0" w:color="000000"/>
            </w:tcBorders>
          </w:tcPr>
          <w:p w14:paraId="6511856E" w14:textId="40334941" w:rsidR="00F634ED" w:rsidDel="005D1051" w:rsidRDefault="00000000">
            <w:pPr>
              <w:spacing w:after="0" w:line="259" w:lineRule="auto"/>
              <w:ind w:left="0" w:firstLine="0"/>
              <w:jc w:val="left"/>
              <w:rPr>
                <w:del w:id="1685" w:author="ALVARO SANCHEZ-CID ROMAN" w:date="2024-01-07T21:16:00Z"/>
              </w:rPr>
            </w:pPr>
            <w:del w:id="1686" w:author="ALVARO SANCHEZ-CID ROMAN" w:date="2024-01-07T21:16:00Z">
              <w:r w:rsidDel="005D1051">
                <w:rPr>
                  <w:sz w:val="20"/>
                </w:rPr>
                <w:delText xml:space="preserve"> </w:delText>
              </w:r>
            </w:del>
          </w:p>
        </w:tc>
      </w:tr>
      <w:tr w:rsidR="00F634ED" w:rsidDel="005D1051" w14:paraId="1779F0C7" w14:textId="1C601434">
        <w:trPr>
          <w:trHeight w:val="425"/>
          <w:del w:id="1687"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58912809" w14:textId="211624FC" w:rsidR="00F634ED" w:rsidDel="005D1051" w:rsidRDefault="00000000">
            <w:pPr>
              <w:spacing w:after="0" w:line="259" w:lineRule="auto"/>
              <w:ind w:left="71" w:firstLine="0"/>
              <w:jc w:val="left"/>
              <w:rPr>
                <w:del w:id="1688" w:author="ALVARO SANCHEZ-CID ROMAN" w:date="2024-01-07T21:16:00Z"/>
              </w:rPr>
            </w:pPr>
            <w:del w:id="1689" w:author="ALVARO SANCHEZ-CID ROMAN" w:date="2024-01-07T21:16:00Z">
              <w:r w:rsidDel="005D1051">
                <w:rPr>
                  <w:sz w:val="18"/>
                </w:rPr>
                <w:delText xml:space="preserve">Antes de finalizarse los 60/90 segundos, el Fisioterapeuta comunica al JS que empieza el tratamiento. </w:delText>
              </w:r>
            </w:del>
          </w:p>
        </w:tc>
        <w:tc>
          <w:tcPr>
            <w:tcW w:w="4900" w:type="dxa"/>
            <w:tcBorders>
              <w:top w:val="single" w:sz="5" w:space="0" w:color="000000"/>
              <w:left w:val="single" w:sz="5" w:space="0" w:color="000000"/>
              <w:bottom w:val="single" w:sz="5" w:space="0" w:color="000000"/>
              <w:right w:val="single" w:sz="12" w:space="0" w:color="000000"/>
            </w:tcBorders>
          </w:tcPr>
          <w:p w14:paraId="53B9BC4E" w14:textId="2D11BBD8" w:rsidR="00F634ED" w:rsidDel="005D1051" w:rsidRDefault="00000000">
            <w:pPr>
              <w:spacing w:after="0" w:line="259" w:lineRule="auto"/>
              <w:ind w:left="65" w:firstLine="0"/>
              <w:jc w:val="left"/>
              <w:rPr>
                <w:del w:id="1690" w:author="ALVARO SANCHEZ-CID ROMAN" w:date="2024-01-07T21:16:00Z"/>
              </w:rPr>
            </w:pPr>
            <w:del w:id="1691" w:author="ALVARO SANCHEZ-CID ROMAN" w:date="2024-01-07T21:16:00Z">
              <w:r w:rsidDel="005D1051">
                <w:rPr>
                  <w:sz w:val="18"/>
                </w:rPr>
                <w:delText xml:space="preserve">JS: </w:delText>
              </w:r>
              <w:r w:rsidDel="005D1051">
                <w:rPr>
                  <w:b/>
                  <w:sz w:val="18"/>
                </w:rPr>
                <w:delText>“El Sr. X está recibiendo un Tiempo Muerto Médico”.</w:delText>
              </w:r>
              <w:r w:rsidDel="005D1051">
                <w:rPr>
                  <w:sz w:val="18"/>
                </w:rPr>
                <w:delText xml:space="preserve"> </w:delText>
              </w:r>
            </w:del>
          </w:p>
        </w:tc>
      </w:tr>
      <w:tr w:rsidR="00F634ED" w:rsidDel="005D1051" w14:paraId="30CBCA76" w14:textId="6813B7FF">
        <w:trPr>
          <w:trHeight w:val="216"/>
          <w:del w:id="1692"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3C16C01C" w14:textId="212642C9" w:rsidR="00F634ED" w:rsidDel="005D1051" w:rsidRDefault="00000000">
            <w:pPr>
              <w:spacing w:after="0" w:line="259" w:lineRule="auto"/>
              <w:ind w:left="18" w:firstLine="0"/>
              <w:jc w:val="left"/>
              <w:rPr>
                <w:del w:id="1693" w:author="ALVARO SANCHEZ-CID ROMAN" w:date="2024-01-07T21:16:00Z"/>
              </w:rPr>
            </w:pPr>
            <w:del w:id="1694"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4FD4C664" w14:textId="59CEA819" w:rsidR="00F634ED" w:rsidDel="005D1051" w:rsidRDefault="00000000">
            <w:pPr>
              <w:spacing w:after="0" w:line="259" w:lineRule="auto"/>
              <w:ind w:left="65" w:firstLine="0"/>
              <w:jc w:val="left"/>
              <w:rPr>
                <w:del w:id="1695" w:author="ALVARO SANCHEZ-CID ROMAN" w:date="2024-01-07T21:16:00Z"/>
              </w:rPr>
            </w:pPr>
            <w:del w:id="1696" w:author="ALVARO SANCHEZ-CID ROMAN" w:date="2024-01-07T21:16:00Z">
              <w:r w:rsidDel="005D1051">
                <w:rPr>
                  <w:sz w:val="18"/>
                </w:rPr>
                <w:delText xml:space="preserve">Al finalizar los 60/90 segundos, JS pone el cronómetro a cero. </w:delText>
              </w:r>
            </w:del>
          </w:p>
        </w:tc>
      </w:tr>
      <w:tr w:rsidR="00F634ED" w:rsidDel="005D1051" w14:paraId="43E4F979" w14:textId="0925BEAD">
        <w:trPr>
          <w:trHeight w:val="216"/>
          <w:del w:id="1697"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1522EC6F" w14:textId="63D7887E" w:rsidR="00F634ED" w:rsidDel="005D1051" w:rsidRDefault="00000000">
            <w:pPr>
              <w:spacing w:after="0" w:line="259" w:lineRule="auto"/>
              <w:ind w:left="18" w:firstLine="0"/>
              <w:jc w:val="left"/>
              <w:rPr>
                <w:del w:id="1698" w:author="ALVARO SANCHEZ-CID ROMAN" w:date="2024-01-07T21:16:00Z"/>
              </w:rPr>
            </w:pPr>
            <w:del w:id="1699"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77D51073" w14:textId="2B1CC106" w:rsidR="00F634ED" w:rsidDel="005D1051" w:rsidRDefault="00000000">
            <w:pPr>
              <w:spacing w:after="0" w:line="259" w:lineRule="auto"/>
              <w:ind w:left="65" w:firstLine="0"/>
              <w:jc w:val="left"/>
              <w:rPr>
                <w:del w:id="1700" w:author="ALVARO SANCHEZ-CID ROMAN" w:date="2024-01-07T21:16:00Z"/>
              </w:rPr>
            </w:pPr>
            <w:del w:id="1701" w:author="ALVARO SANCHEZ-CID ROMAN" w:date="2024-01-07T21:16:00Z">
              <w:r w:rsidDel="005D1051">
                <w:rPr>
                  <w:sz w:val="18"/>
                </w:rPr>
                <w:delText xml:space="preserve">JS: “quedan 2 minutos”. * </w:delText>
              </w:r>
            </w:del>
          </w:p>
        </w:tc>
      </w:tr>
      <w:tr w:rsidR="00F634ED" w:rsidDel="005D1051" w14:paraId="10422D6C" w14:textId="18577C88">
        <w:trPr>
          <w:trHeight w:val="218"/>
          <w:del w:id="1702"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42436DCD" w14:textId="03114116" w:rsidR="00F634ED" w:rsidDel="005D1051" w:rsidRDefault="00000000">
            <w:pPr>
              <w:spacing w:after="0" w:line="259" w:lineRule="auto"/>
              <w:ind w:left="18" w:firstLine="0"/>
              <w:jc w:val="left"/>
              <w:rPr>
                <w:del w:id="1703" w:author="ALVARO SANCHEZ-CID ROMAN" w:date="2024-01-07T21:16:00Z"/>
              </w:rPr>
            </w:pPr>
            <w:del w:id="1704"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2FD818F5" w14:textId="72D60A56" w:rsidR="00F634ED" w:rsidDel="005D1051" w:rsidRDefault="00000000">
            <w:pPr>
              <w:spacing w:after="0" w:line="259" w:lineRule="auto"/>
              <w:ind w:left="65" w:firstLine="0"/>
              <w:jc w:val="left"/>
              <w:rPr>
                <w:del w:id="1705" w:author="ALVARO SANCHEZ-CID ROMAN" w:date="2024-01-07T21:16:00Z"/>
              </w:rPr>
            </w:pPr>
            <w:del w:id="1706" w:author="ALVARO SANCHEZ-CID ROMAN" w:date="2024-01-07T21:16:00Z">
              <w:r w:rsidDel="005D1051">
                <w:rPr>
                  <w:sz w:val="18"/>
                </w:rPr>
                <w:delText xml:space="preserve">JS: “queda un minuto”. * </w:delText>
              </w:r>
            </w:del>
          </w:p>
        </w:tc>
      </w:tr>
      <w:tr w:rsidR="00F634ED" w:rsidDel="005D1051" w14:paraId="634EBD9B" w14:textId="24FEBE26">
        <w:trPr>
          <w:trHeight w:val="216"/>
          <w:del w:id="1707"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55D54779" w14:textId="17644465" w:rsidR="00F634ED" w:rsidDel="005D1051" w:rsidRDefault="00000000">
            <w:pPr>
              <w:spacing w:after="0" w:line="259" w:lineRule="auto"/>
              <w:ind w:left="18" w:firstLine="0"/>
              <w:jc w:val="left"/>
              <w:rPr>
                <w:del w:id="1708" w:author="ALVARO SANCHEZ-CID ROMAN" w:date="2024-01-07T21:16:00Z"/>
              </w:rPr>
            </w:pPr>
            <w:del w:id="1709"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7223D27B" w14:textId="06E1F19D" w:rsidR="00F634ED" w:rsidDel="005D1051" w:rsidRDefault="00000000">
            <w:pPr>
              <w:spacing w:after="0" w:line="259" w:lineRule="auto"/>
              <w:ind w:left="65" w:firstLine="0"/>
              <w:jc w:val="left"/>
              <w:rPr>
                <w:del w:id="1710" w:author="ALVARO SANCHEZ-CID ROMAN" w:date="2024-01-07T21:16:00Z"/>
              </w:rPr>
            </w:pPr>
            <w:del w:id="1711" w:author="ALVARO SANCHEZ-CID ROMAN" w:date="2024-01-07T21:16:00Z">
              <w:r w:rsidDel="005D1051">
                <w:rPr>
                  <w:sz w:val="18"/>
                </w:rPr>
                <w:delText xml:space="preserve">JS: “quedan 30 segundos”. * </w:delText>
              </w:r>
            </w:del>
          </w:p>
        </w:tc>
      </w:tr>
      <w:tr w:rsidR="00F634ED" w:rsidDel="005D1051" w14:paraId="7A95C096" w14:textId="184088C4">
        <w:trPr>
          <w:trHeight w:val="218"/>
          <w:del w:id="1712"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5ECCC623" w14:textId="0C863566" w:rsidR="00F634ED" w:rsidDel="005D1051" w:rsidRDefault="00000000">
            <w:pPr>
              <w:spacing w:after="0" w:line="259" w:lineRule="auto"/>
              <w:ind w:left="71" w:firstLine="0"/>
              <w:jc w:val="left"/>
              <w:rPr>
                <w:del w:id="1713" w:author="ALVARO SANCHEZ-CID ROMAN" w:date="2024-01-07T21:16:00Z"/>
              </w:rPr>
            </w:pPr>
            <w:del w:id="1714" w:author="ALVARO SANCHEZ-CID ROMAN" w:date="2024-01-07T21:16:00Z">
              <w:r w:rsidDel="005D1051">
                <w:rPr>
                  <w:sz w:val="18"/>
                </w:rPr>
                <w:delText xml:space="preserve">Fisioterapeuta sale de la pista. </w:delText>
              </w:r>
            </w:del>
          </w:p>
        </w:tc>
        <w:tc>
          <w:tcPr>
            <w:tcW w:w="4900" w:type="dxa"/>
            <w:tcBorders>
              <w:top w:val="single" w:sz="5" w:space="0" w:color="000000"/>
              <w:left w:val="single" w:sz="5" w:space="0" w:color="000000"/>
              <w:bottom w:val="single" w:sz="5" w:space="0" w:color="000000"/>
              <w:right w:val="single" w:sz="12" w:space="0" w:color="000000"/>
            </w:tcBorders>
          </w:tcPr>
          <w:p w14:paraId="70DA1CF4" w14:textId="3CBC20BB" w:rsidR="00F634ED" w:rsidDel="005D1051" w:rsidRDefault="00000000">
            <w:pPr>
              <w:spacing w:after="0" w:line="259" w:lineRule="auto"/>
              <w:ind w:left="65" w:firstLine="0"/>
              <w:jc w:val="left"/>
              <w:rPr>
                <w:del w:id="1715" w:author="ALVARO SANCHEZ-CID ROMAN" w:date="2024-01-07T21:16:00Z"/>
              </w:rPr>
            </w:pPr>
            <w:del w:id="1716" w:author="ALVARO SANCHEZ-CID ROMAN" w:date="2024-01-07T21:16:00Z">
              <w:r w:rsidDel="005D1051">
                <w:rPr>
                  <w:sz w:val="18"/>
                </w:rPr>
                <w:delText xml:space="preserve">JS: “Tratamiento completado” *; </w:delText>
              </w:r>
              <w:r w:rsidDel="005D1051">
                <w:rPr>
                  <w:b/>
                  <w:sz w:val="18"/>
                </w:rPr>
                <w:delText xml:space="preserve">“Tiempo”. </w:delText>
              </w:r>
              <w:r w:rsidDel="005D1051">
                <w:rPr>
                  <w:sz w:val="18"/>
                </w:rPr>
                <w:delText xml:space="preserve"># </w:delText>
              </w:r>
            </w:del>
          </w:p>
        </w:tc>
      </w:tr>
      <w:tr w:rsidR="00F634ED" w:rsidDel="005D1051" w14:paraId="778B2D95" w14:textId="0DA2A8CB">
        <w:trPr>
          <w:trHeight w:val="444"/>
          <w:del w:id="1717" w:author="ALVARO SANCHEZ-CID ROMAN" w:date="2024-01-07T21:16:00Z"/>
        </w:trPr>
        <w:tc>
          <w:tcPr>
            <w:tcW w:w="4899" w:type="dxa"/>
            <w:tcBorders>
              <w:top w:val="single" w:sz="5" w:space="0" w:color="000000"/>
              <w:left w:val="single" w:sz="12" w:space="0" w:color="000000"/>
              <w:bottom w:val="single" w:sz="12" w:space="0" w:color="000000"/>
              <w:right w:val="single" w:sz="5" w:space="0" w:color="000000"/>
            </w:tcBorders>
          </w:tcPr>
          <w:p w14:paraId="5E0A35BF" w14:textId="6289B036" w:rsidR="00F634ED" w:rsidDel="005D1051" w:rsidRDefault="00000000">
            <w:pPr>
              <w:spacing w:after="0" w:line="259" w:lineRule="auto"/>
              <w:ind w:left="18" w:firstLine="0"/>
              <w:jc w:val="left"/>
              <w:rPr>
                <w:del w:id="1718" w:author="ALVARO SANCHEZ-CID ROMAN" w:date="2024-01-07T21:16:00Z"/>
              </w:rPr>
            </w:pPr>
            <w:del w:id="1719"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12" w:space="0" w:color="000000"/>
              <w:right w:val="single" w:sz="12" w:space="0" w:color="000000"/>
            </w:tcBorders>
          </w:tcPr>
          <w:p w14:paraId="48BCD8F2" w14:textId="678D1D7F" w:rsidR="00F634ED" w:rsidDel="005D1051" w:rsidRDefault="00000000">
            <w:pPr>
              <w:spacing w:after="0" w:line="259" w:lineRule="auto"/>
              <w:ind w:left="65" w:firstLine="0"/>
              <w:jc w:val="left"/>
              <w:rPr>
                <w:del w:id="1720" w:author="ALVARO SANCHEZ-CID ROMAN" w:date="2024-01-07T21:16:00Z"/>
              </w:rPr>
            </w:pPr>
            <w:del w:id="1721" w:author="ALVARO SANCHEZ-CID ROMAN" w:date="2024-01-07T21:16:00Z">
              <w:r w:rsidDel="005D1051">
                <w:rPr>
                  <w:sz w:val="18"/>
                </w:rPr>
                <w:delText xml:space="preserve">Si tras 30 segundos, el Jugador no empieza a jugar, anunciar </w:delText>
              </w:r>
            </w:del>
          </w:p>
          <w:p w14:paraId="0FDB9FB9" w14:textId="50D4C552" w:rsidR="00F634ED" w:rsidDel="005D1051" w:rsidRDefault="00000000">
            <w:pPr>
              <w:spacing w:after="0" w:line="259" w:lineRule="auto"/>
              <w:ind w:left="65" w:firstLine="0"/>
              <w:jc w:val="left"/>
              <w:rPr>
                <w:del w:id="1722" w:author="ALVARO SANCHEZ-CID ROMAN" w:date="2024-01-07T21:16:00Z"/>
              </w:rPr>
            </w:pPr>
            <w:del w:id="1723" w:author="ALVARO SANCHEZ-CID ROMAN" w:date="2024-01-07T21:16:00Z">
              <w:r w:rsidDel="005D1051">
                <w:rPr>
                  <w:sz w:val="18"/>
                </w:rPr>
                <w:delText xml:space="preserve">INFRACCIÓN DEL CÓDIGO DE CONDUCTA. </w:delText>
              </w:r>
            </w:del>
          </w:p>
        </w:tc>
      </w:tr>
    </w:tbl>
    <w:p w14:paraId="3160A1DE" w14:textId="0398E190" w:rsidR="00F634ED" w:rsidDel="005D1051" w:rsidRDefault="00000000">
      <w:pPr>
        <w:spacing w:after="23" w:line="259" w:lineRule="auto"/>
        <w:ind w:left="0" w:firstLine="0"/>
        <w:jc w:val="left"/>
        <w:rPr>
          <w:del w:id="1724" w:author="ALVARO SANCHEZ-CID ROMAN" w:date="2024-01-07T21:16:00Z"/>
        </w:rPr>
      </w:pPr>
      <w:del w:id="1725" w:author="ALVARO SANCHEZ-CID ROMAN" w:date="2024-01-07T21:16:00Z">
        <w:r w:rsidDel="005D1051">
          <w:rPr>
            <w:sz w:val="13"/>
          </w:rPr>
          <w:delText xml:space="preserve"> </w:delText>
        </w:r>
      </w:del>
    </w:p>
    <w:p w14:paraId="632E9B7C" w14:textId="1E31A0D7" w:rsidR="00F634ED" w:rsidDel="005D1051" w:rsidRDefault="00000000">
      <w:pPr>
        <w:spacing w:after="0" w:line="259" w:lineRule="auto"/>
        <w:ind w:left="0" w:firstLine="0"/>
        <w:jc w:val="left"/>
        <w:rPr>
          <w:del w:id="1726" w:author="ALVARO SANCHEZ-CID ROMAN" w:date="2024-01-07T21:16:00Z"/>
        </w:rPr>
      </w:pPr>
      <w:del w:id="1727" w:author="ALVARO SANCHEZ-CID ROMAN" w:date="2024-01-07T21:16:00Z">
        <w:r w:rsidDel="005D1051">
          <w:rPr>
            <w:sz w:val="20"/>
          </w:rPr>
          <w:delText xml:space="preserve"> </w:delText>
        </w:r>
      </w:del>
    </w:p>
    <w:tbl>
      <w:tblPr>
        <w:tblStyle w:val="TableGrid"/>
        <w:tblW w:w="9799" w:type="dxa"/>
        <w:tblInd w:w="43" w:type="dxa"/>
        <w:tblCellMar>
          <w:top w:w="6" w:type="dxa"/>
          <w:left w:w="8" w:type="dxa"/>
          <w:right w:w="88" w:type="dxa"/>
        </w:tblCellMar>
        <w:tblLook w:val="04A0" w:firstRow="1" w:lastRow="0" w:firstColumn="1" w:lastColumn="0" w:noHBand="0" w:noVBand="1"/>
      </w:tblPr>
      <w:tblGrid>
        <w:gridCol w:w="4899"/>
        <w:gridCol w:w="4900"/>
      </w:tblGrid>
      <w:tr w:rsidR="00F634ED" w:rsidDel="005D1051" w14:paraId="117AEB06" w14:textId="53195637">
        <w:trPr>
          <w:trHeight w:val="251"/>
          <w:del w:id="1728" w:author="ALVARO SANCHEZ-CID ROMAN" w:date="2024-01-07T21:16:00Z"/>
        </w:trPr>
        <w:tc>
          <w:tcPr>
            <w:tcW w:w="9799" w:type="dxa"/>
            <w:gridSpan w:val="2"/>
            <w:tcBorders>
              <w:top w:val="single" w:sz="12" w:space="0" w:color="000000"/>
              <w:left w:val="nil"/>
              <w:bottom w:val="single" w:sz="12" w:space="0" w:color="000000"/>
              <w:right w:val="nil"/>
            </w:tcBorders>
            <w:shd w:val="clear" w:color="auto" w:fill="D9D9D9"/>
          </w:tcPr>
          <w:p w14:paraId="0E0FDC16" w14:textId="0B6C417F" w:rsidR="00F634ED" w:rsidDel="005D1051" w:rsidRDefault="00000000">
            <w:pPr>
              <w:spacing w:after="0" w:line="259" w:lineRule="auto"/>
              <w:ind w:left="67" w:firstLine="0"/>
              <w:jc w:val="center"/>
              <w:rPr>
                <w:del w:id="1729" w:author="ALVARO SANCHEZ-CID ROMAN" w:date="2024-01-07T21:16:00Z"/>
              </w:rPr>
            </w:pPr>
            <w:del w:id="1730" w:author="ALVARO SANCHEZ-CID ROMAN" w:date="2024-01-07T21:16:00Z">
              <w:r w:rsidDel="005D1051">
                <w:rPr>
                  <w:b/>
                  <w:sz w:val="20"/>
                </w:rPr>
                <w:delText>TRAS UN CAMBIO DE LADO O ENTRE SETS</w:delText>
              </w:r>
              <w:r w:rsidDel="005D1051">
                <w:rPr>
                  <w:sz w:val="20"/>
                </w:rPr>
                <w:delText xml:space="preserve"> </w:delText>
              </w:r>
            </w:del>
          </w:p>
        </w:tc>
      </w:tr>
      <w:tr w:rsidR="00F634ED" w:rsidDel="005D1051" w14:paraId="55A7B3BA" w14:textId="0EED0791">
        <w:trPr>
          <w:trHeight w:val="263"/>
          <w:del w:id="1731" w:author="ALVARO SANCHEZ-CID ROMAN" w:date="2024-01-07T21:16:00Z"/>
        </w:trPr>
        <w:tc>
          <w:tcPr>
            <w:tcW w:w="4899" w:type="dxa"/>
            <w:tcBorders>
              <w:top w:val="single" w:sz="12" w:space="0" w:color="000000"/>
              <w:left w:val="single" w:sz="12" w:space="0" w:color="000000"/>
              <w:bottom w:val="single" w:sz="12" w:space="0" w:color="000000"/>
              <w:right w:val="single" w:sz="5" w:space="0" w:color="000000"/>
            </w:tcBorders>
          </w:tcPr>
          <w:p w14:paraId="3396ED0B" w14:textId="3EC3982E" w:rsidR="00F634ED" w:rsidDel="005D1051" w:rsidRDefault="00000000">
            <w:pPr>
              <w:spacing w:after="0" w:line="259" w:lineRule="auto"/>
              <w:ind w:left="87" w:firstLine="0"/>
              <w:jc w:val="center"/>
              <w:rPr>
                <w:del w:id="1732" w:author="ALVARO SANCHEZ-CID ROMAN" w:date="2024-01-07T21:16:00Z"/>
              </w:rPr>
            </w:pPr>
            <w:del w:id="1733" w:author="ALVARO SANCHEZ-CID ROMAN" w:date="2024-01-07T21:16:00Z">
              <w:r w:rsidDel="005D1051">
                <w:rPr>
                  <w:b/>
                  <w:sz w:val="20"/>
                </w:rPr>
                <w:delText>FISIOTERAPÉUTA</w:delText>
              </w:r>
              <w:r w:rsidDel="005D1051">
                <w:rPr>
                  <w:sz w:val="20"/>
                </w:rPr>
                <w:delText xml:space="preserve"> </w:delText>
              </w:r>
            </w:del>
          </w:p>
        </w:tc>
        <w:tc>
          <w:tcPr>
            <w:tcW w:w="4900" w:type="dxa"/>
            <w:tcBorders>
              <w:top w:val="single" w:sz="12" w:space="0" w:color="000000"/>
              <w:left w:val="single" w:sz="5" w:space="0" w:color="000000"/>
              <w:bottom w:val="single" w:sz="12" w:space="0" w:color="000000"/>
              <w:right w:val="single" w:sz="12" w:space="0" w:color="000000"/>
            </w:tcBorders>
          </w:tcPr>
          <w:p w14:paraId="40108AC0" w14:textId="24453AC9" w:rsidR="00F634ED" w:rsidDel="005D1051" w:rsidRDefault="00000000">
            <w:pPr>
              <w:spacing w:after="0" w:line="259" w:lineRule="auto"/>
              <w:ind w:left="69" w:firstLine="0"/>
              <w:jc w:val="center"/>
              <w:rPr>
                <w:del w:id="1734" w:author="ALVARO SANCHEZ-CID ROMAN" w:date="2024-01-07T21:16:00Z"/>
              </w:rPr>
            </w:pPr>
            <w:del w:id="1735" w:author="ALVARO SANCHEZ-CID ROMAN" w:date="2024-01-07T21:16:00Z">
              <w:r w:rsidDel="005D1051">
                <w:rPr>
                  <w:b/>
                  <w:sz w:val="20"/>
                </w:rPr>
                <w:delText>JUEZ DE SILLA</w:delText>
              </w:r>
              <w:r w:rsidDel="005D1051">
                <w:rPr>
                  <w:sz w:val="20"/>
                </w:rPr>
                <w:delText xml:space="preserve"> </w:delText>
              </w:r>
            </w:del>
          </w:p>
        </w:tc>
      </w:tr>
      <w:tr w:rsidR="00F634ED" w:rsidDel="005D1051" w14:paraId="53010609" w14:textId="0EBD1E4B">
        <w:trPr>
          <w:trHeight w:val="216"/>
          <w:del w:id="1736" w:author="ALVARO SANCHEZ-CID ROMAN" w:date="2024-01-07T21:16:00Z"/>
        </w:trPr>
        <w:tc>
          <w:tcPr>
            <w:tcW w:w="4899" w:type="dxa"/>
            <w:tcBorders>
              <w:top w:val="single" w:sz="12" w:space="0" w:color="000000"/>
              <w:left w:val="single" w:sz="12" w:space="0" w:color="000000"/>
              <w:bottom w:val="single" w:sz="5" w:space="0" w:color="000000"/>
              <w:right w:val="single" w:sz="5" w:space="0" w:color="000000"/>
            </w:tcBorders>
          </w:tcPr>
          <w:p w14:paraId="1DA6C774" w14:textId="01004C6C" w:rsidR="00F634ED" w:rsidDel="005D1051" w:rsidRDefault="00000000">
            <w:pPr>
              <w:spacing w:after="0" w:line="259" w:lineRule="auto"/>
              <w:ind w:left="18" w:firstLine="0"/>
              <w:jc w:val="left"/>
              <w:rPr>
                <w:del w:id="1737" w:author="ALVARO SANCHEZ-CID ROMAN" w:date="2024-01-07T21:16:00Z"/>
              </w:rPr>
            </w:pPr>
            <w:del w:id="1738" w:author="ALVARO SANCHEZ-CID ROMAN" w:date="2024-01-07T21:16:00Z">
              <w:r w:rsidDel="005D1051">
                <w:rPr>
                  <w:sz w:val="20"/>
                </w:rPr>
                <w:delText xml:space="preserve"> </w:delText>
              </w:r>
            </w:del>
          </w:p>
        </w:tc>
        <w:tc>
          <w:tcPr>
            <w:tcW w:w="4900" w:type="dxa"/>
            <w:tcBorders>
              <w:top w:val="single" w:sz="12" w:space="0" w:color="000000"/>
              <w:left w:val="single" w:sz="5" w:space="0" w:color="000000"/>
              <w:bottom w:val="single" w:sz="5" w:space="0" w:color="000000"/>
              <w:right w:val="single" w:sz="12" w:space="0" w:color="000000"/>
            </w:tcBorders>
          </w:tcPr>
          <w:p w14:paraId="223E81A9" w14:textId="7513AC12" w:rsidR="00F634ED" w:rsidDel="005D1051" w:rsidRDefault="00000000">
            <w:pPr>
              <w:spacing w:after="0" w:line="259" w:lineRule="auto"/>
              <w:ind w:left="65" w:firstLine="0"/>
              <w:jc w:val="left"/>
              <w:rPr>
                <w:del w:id="1739" w:author="ALVARO SANCHEZ-CID ROMAN" w:date="2024-01-07T21:16:00Z"/>
              </w:rPr>
            </w:pPr>
            <w:del w:id="1740" w:author="ALVARO SANCHEZ-CID ROMAN" w:date="2024-01-07T21:16:00Z">
              <w:r w:rsidDel="005D1051">
                <w:rPr>
                  <w:sz w:val="18"/>
                </w:rPr>
                <w:delText xml:space="preserve">JS inicia la cuenta de los 90/120 segundos. </w:delText>
              </w:r>
            </w:del>
          </w:p>
        </w:tc>
      </w:tr>
      <w:tr w:rsidR="00F634ED" w:rsidDel="005D1051" w14:paraId="4BF3C36B" w14:textId="7DD5440F">
        <w:trPr>
          <w:trHeight w:val="218"/>
          <w:del w:id="1741"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695178B5" w14:textId="155F3A66" w:rsidR="00F634ED" w:rsidDel="005D1051" w:rsidRDefault="00000000">
            <w:pPr>
              <w:spacing w:after="0" w:line="259" w:lineRule="auto"/>
              <w:ind w:left="71" w:firstLine="0"/>
              <w:jc w:val="left"/>
              <w:rPr>
                <w:del w:id="1742" w:author="ALVARO SANCHEZ-CID ROMAN" w:date="2024-01-07T21:16:00Z"/>
              </w:rPr>
            </w:pPr>
            <w:del w:id="1743" w:author="ALVARO SANCHEZ-CID ROMAN" w:date="2024-01-07T21:16:00Z">
              <w:r w:rsidDel="005D1051">
                <w:rPr>
                  <w:sz w:val="18"/>
                </w:rPr>
                <w:delText xml:space="preserve">Fisioterapeuta llega. </w:delText>
              </w:r>
            </w:del>
          </w:p>
        </w:tc>
        <w:tc>
          <w:tcPr>
            <w:tcW w:w="4900" w:type="dxa"/>
            <w:tcBorders>
              <w:top w:val="single" w:sz="5" w:space="0" w:color="000000"/>
              <w:left w:val="single" w:sz="5" w:space="0" w:color="000000"/>
              <w:bottom w:val="single" w:sz="5" w:space="0" w:color="000000"/>
              <w:right w:val="single" w:sz="12" w:space="0" w:color="000000"/>
            </w:tcBorders>
          </w:tcPr>
          <w:p w14:paraId="7590B81A" w14:textId="770B0BEC" w:rsidR="00F634ED" w:rsidDel="005D1051" w:rsidRDefault="00000000">
            <w:pPr>
              <w:spacing w:after="0" w:line="259" w:lineRule="auto"/>
              <w:ind w:left="0" w:firstLine="0"/>
              <w:jc w:val="left"/>
              <w:rPr>
                <w:del w:id="1744" w:author="ALVARO SANCHEZ-CID ROMAN" w:date="2024-01-07T21:16:00Z"/>
              </w:rPr>
            </w:pPr>
            <w:del w:id="1745" w:author="ALVARO SANCHEZ-CID ROMAN" w:date="2024-01-07T21:16:00Z">
              <w:r w:rsidDel="005D1051">
                <w:rPr>
                  <w:sz w:val="20"/>
                </w:rPr>
                <w:delText xml:space="preserve"> </w:delText>
              </w:r>
            </w:del>
          </w:p>
        </w:tc>
      </w:tr>
      <w:tr w:rsidR="00F634ED" w:rsidDel="005D1051" w14:paraId="53DFBF74" w14:textId="37999A8B">
        <w:trPr>
          <w:trHeight w:val="216"/>
          <w:del w:id="1746"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619CB104" w14:textId="2D73EDA4" w:rsidR="00F634ED" w:rsidDel="005D1051" w:rsidRDefault="00000000">
            <w:pPr>
              <w:spacing w:after="0" w:line="259" w:lineRule="auto"/>
              <w:ind w:left="71" w:firstLine="0"/>
              <w:jc w:val="left"/>
              <w:rPr>
                <w:del w:id="1747" w:author="ALVARO SANCHEZ-CID ROMAN" w:date="2024-01-07T21:16:00Z"/>
              </w:rPr>
            </w:pPr>
            <w:del w:id="1748" w:author="ALVARO SANCHEZ-CID ROMAN" w:date="2024-01-07T21:16:00Z">
              <w:r w:rsidDel="005D1051">
                <w:rPr>
                  <w:sz w:val="18"/>
                </w:rPr>
                <w:delText xml:space="preserve">Fisioterapeuta empieza a evaluar. </w:delText>
              </w:r>
            </w:del>
          </w:p>
        </w:tc>
        <w:tc>
          <w:tcPr>
            <w:tcW w:w="4900" w:type="dxa"/>
            <w:tcBorders>
              <w:top w:val="single" w:sz="5" w:space="0" w:color="000000"/>
              <w:left w:val="single" w:sz="5" w:space="0" w:color="000000"/>
              <w:bottom w:val="single" w:sz="5" w:space="0" w:color="000000"/>
              <w:right w:val="single" w:sz="12" w:space="0" w:color="000000"/>
            </w:tcBorders>
          </w:tcPr>
          <w:p w14:paraId="533FDBCA" w14:textId="1ED04952" w:rsidR="00F634ED" w:rsidDel="005D1051" w:rsidRDefault="00000000">
            <w:pPr>
              <w:spacing w:after="0" w:line="259" w:lineRule="auto"/>
              <w:ind w:left="0" w:firstLine="0"/>
              <w:jc w:val="left"/>
              <w:rPr>
                <w:del w:id="1749" w:author="ALVARO SANCHEZ-CID ROMAN" w:date="2024-01-07T21:16:00Z"/>
              </w:rPr>
            </w:pPr>
            <w:del w:id="1750" w:author="ALVARO SANCHEZ-CID ROMAN" w:date="2024-01-07T21:16:00Z">
              <w:r w:rsidDel="005D1051">
                <w:rPr>
                  <w:sz w:val="20"/>
                </w:rPr>
                <w:delText xml:space="preserve"> </w:delText>
              </w:r>
            </w:del>
          </w:p>
        </w:tc>
      </w:tr>
      <w:tr w:rsidR="00F634ED" w:rsidDel="005D1051" w14:paraId="75333959" w14:textId="773F3314">
        <w:trPr>
          <w:trHeight w:val="425"/>
          <w:del w:id="1751"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49C0B4A2" w14:textId="68620CD6" w:rsidR="00F634ED" w:rsidDel="005D1051" w:rsidRDefault="00000000">
            <w:pPr>
              <w:spacing w:after="0" w:line="259" w:lineRule="auto"/>
              <w:ind w:left="18" w:firstLine="0"/>
              <w:jc w:val="left"/>
              <w:rPr>
                <w:del w:id="1752" w:author="ALVARO SANCHEZ-CID ROMAN" w:date="2024-01-07T21:16:00Z"/>
              </w:rPr>
            </w:pPr>
            <w:del w:id="1753"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00DE8F7C" w14:textId="01C82BA6" w:rsidR="00F634ED" w:rsidDel="005D1051" w:rsidRDefault="00000000">
            <w:pPr>
              <w:spacing w:after="0" w:line="259" w:lineRule="auto"/>
              <w:ind w:left="65" w:firstLine="0"/>
              <w:jc w:val="left"/>
              <w:rPr>
                <w:del w:id="1754" w:author="ALVARO SANCHEZ-CID ROMAN" w:date="2024-01-07T21:16:00Z"/>
              </w:rPr>
            </w:pPr>
            <w:del w:id="1755" w:author="ALVARO SANCHEZ-CID ROMAN" w:date="2024-01-07T21:16:00Z">
              <w:r w:rsidDel="005D1051">
                <w:rPr>
                  <w:sz w:val="18"/>
                </w:rPr>
                <w:delText xml:space="preserve">Tras 55/85 segundos, JS pregunta a Fisioterapeuta: “Están finalizando los 60/90 segundos, ¿va a utilizar el tiempo muerto?” </w:delText>
              </w:r>
            </w:del>
          </w:p>
        </w:tc>
      </w:tr>
      <w:tr w:rsidR="00F634ED" w:rsidDel="005D1051" w14:paraId="34448873" w14:textId="4E14D4A0">
        <w:trPr>
          <w:trHeight w:val="631"/>
          <w:del w:id="1756" w:author="ALVARO SANCHEZ-CID ROMAN" w:date="2024-01-07T21:16:00Z"/>
        </w:trPr>
        <w:tc>
          <w:tcPr>
            <w:tcW w:w="9799" w:type="dxa"/>
            <w:gridSpan w:val="2"/>
            <w:tcBorders>
              <w:top w:val="single" w:sz="5" w:space="0" w:color="000000"/>
              <w:left w:val="single" w:sz="12" w:space="0" w:color="000000"/>
              <w:bottom w:val="single" w:sz="5" w:space="0" w:color="000000"/>
              <w:right w:val="single" w:sz="12" w:space="0" w:color="000000"/>
            </w:tcBorders>
          </w:tcPr>
          <w:p w14:paraId="492BF91A" w14:textId="2C95FFC8" w:rsidR="00F634ED" w:rsidDel="005D1051" w:rsidRDefault="00000000">
            <w:pPr>
              <w:spacing w:after="0" w:line="259" w:lineRule="auto"/>
              <w:ind w:left="71" w:firstLine="0"/>
              <w:jc w:val="left"/>
              <w:rPr>
                <w:del w:id="1757" w:author="ALVARO SANCHEZ-CID ROMAN" w:date="2024-01-07T21:16:00Z"/>
              </w:rPr>
            </w:pPr>
            <w:del w:id="1758" w:author="ALVARO SANCHEZ-CID ROMAN" w:date="2024-01-07T21:16:00Z">
              <w:r w:rsidDel="005D1051">
                <w:rPr>
                  <w:sz w:val="18"/>
                </w:rPr>
                <w:delText xml:space="preserve">Fisioterapeuta : “No”                                                                                        JS : </w:delText>
              </w:r>
              <w:r w:rsidDel="005D1051">
                <w:rPr>
                  <w:b/>
                  <w:sz w:val="18"/>
                </w:rPr>
                <w:delText>“Time”</w:delText>
              </w:r>
              <w:r w:rsidDel="005D1051">
                <w:rPr>
                  <w:sz w:val="18"/>
                </w:rPr>
                <w:delText xml:space="preserve"> </w:delText>
              </w:r>
            </w:del>
          </w:p>
          <w:p w14:paraId="370043DF" w14:textId="51FF9C0B" w:rsidR="00F634ED" w:rsidDel="005D1051" w:rsidRDefault="00000000">
            <w:pPr>
              <w:spacing w:after="0" w:line="259" w:lineRule="auto"/>
              <w:ind w:left="87" w:firstLine="0"/>
              <w:jc w:val="center"/>
              <w:rPr>
                <w:del w:id="1759" w:author="ALVARO SANCHEZ-CID ROMAN" w:date="2024-01-07T21:16:00Z"/>
              </w:rPr>
            </w:pPr>
            <w:del w:id="1760" w:author="ALVARO SANCHEZ-CID ROMAN" w:date="2024-01-07T21:16:00Z">
              <w:r w:rsidDel="005D1051">
                <w:rPr>
                  <w:sz w:val="18"/>
                </w:rPr>
                <w:delText xml:space="preserve">O </w:delText>
              </w:r>
            </w:del>
          </w:p>
          <w:p w14:paraId="20388B4B" w14:textId="19041E8D" w:rsidR="00F634ED" w:rsidDel="005D1051" w:rsidRDefault="00000000">
            <w:pPr>
              <w:spacing w:after="0" w:line="259" w:lineRule="auto"/>
              <w:ind w:left="71" w:firstLine="0"/>
              <w:jc w:val="left"/>
              <w:rPr>
                <w:del w:id="1761" w:author="ALVARO SANCHEZ-CID ROMAN" w:date="2024-01-07T21:16:00Z"/>
              </w:rPr>
            </w:pPr>
            <w:del w:id="1762" w:author="ALVARO SANCHEZ-CID ROMAN" w:date="2024-01-07T21:16:00Z">
              <w:r w:rsidDel="005D1051">
                <w:rPr>
                  <w:sz w:val="18"/>
                </w:rPr>
                <w:delText xml:space="preserve">Fisioterapeuta : “Todavía estoy evaluando”                                                     JS espera </w:delText>
              </w:r>
            </w:del>
          </w:p>
        </w:tc>
      </w:tr>
      <w:tr w:rsidR="00F634ED" w:rsidDel="005D1051" w14:paraId="54A65520" w14:textId="7B1B2291">
        <w:trPr>
          <w:trHeight w:val="422"/>
          <w:del w:id="1763" w:author="ALVARO SANCHEZ-CID ROMAN" w:date="2024-01-07T21:16:00Z"/>
        </w:trPr>
        <w:tc>
          <w:tcPr>
            <w:tcW w:w="4899" w:type="dxa"/>
            <w:tcBorders>
              <w:top w:val="single" w:sz="5" w:space="0" w:color="000000"/>
              <w:left w:val="single" w:sz="12" w:space="0" w:color="000000"/>
              <w:bottom w:val="single" w:sz="5" w:space="0" w:color="000000"/>
              <w:right w:val="single" w:sz="5" w:space="0" w:color="000000"/>
            </w:tcBorders>
          </w:tcPr>
          <w:p w14:paraId="44337334" w14:textId="47A96896" w:rsidR="00F634ED" w:rsidDel="005D1051" w:rsidRDefault="00000000">
            <w:pPr>
              <w:spacing w:after="0" w:line="259" w:lineRule="auto"/>
              <w:ind w:left="71" w:firstLine="0"/>
              <w:jc w:val="left"/>
              <w:rPr>
                <w:del w:id="1764" w:author="ALVARO SANCHEZ-CID ROMAN" w:date="2024-01-07T21:16:00Z"/>
              </w:rPr>
            </w:pPr>
            <w:del w:id="1765" w:author="ALVARO SANCHEZ-CID ROMAN" w:date="2024-01-07T21:16:00Z">
              <w:r w:rsidDel="005D1051">
                <w:rPr>
                  <w:sz w:val="18"/>
                </w:rPr>
                <w:delText xml:space="preserve">Fisioterapeuta comunica a JS que empieza el tratamiento. </w:delText>
              </w:r>
            </w:del>
          </w:p>
        </w:tc>
        <w:tc>
          <w:tcPr>
            <w:tcW w:w="4900" w:type="dxa"/>
            <w:tcBorders>
              <w:top w:val="single" w:sz="5" w:space="0" w:color="000000"/>
              <w:left w:val="single" w:sz="5" w:space="0" w:color="000000"/>
              <w:bottom w:val="single" w:sz="5" w:space="0" w:color="000000"/>
              <w:right w:val="single" w:sz="12" w:space="0" w:color="000000"/>
            </w:tcBorders>
          </w:tcPr>
          <w:p w14:paraId="04D75A0D" w14:textId="0964CD0D" w:rsidR="00F634ED" w:rsidDel="005D1051" w:rsidRDefault="00000000">
            <w:pPr>
              <w:spacing w:after="0" w:line="259" w:lineRule="auto"/>
              <w:ind w:left="65" w:firstLine="0"/>
              <w:jc w:val="left"/>
              <w:rPr>
                <w:del w:id="1766" w:author="ALVARO SANCHEZ-CID ROMAN" w:date="2024-01-07T21:16:00Z"/>
              </w:rPr>
            </w:pPr>
            <w:del w:id="1767" w:author="ALVARO SANCHEZ-CID ROMAN" w:date="2024-01-07T21:16:00Z">
              <w:r w:rsidDel="005D1051">
                <w:rPr>
                  <w:sz w:val="18"/>
                </w:rPr>
                <w:delText xml:space="preserve">JS pone el cronómetro a cero y anuncia </w:delText>
              </w:r>
              <w:r w:rsidDel="005D1051">
                <w:rPr>
                  <w:b/>
                  <w:sz w:val="18"/>
                </w:rPr>
                <w:delText>“El Sr. X está</w:delText>
              </w:r>
              <w:r w:rsidDel="005D1051">
                <w:rPr>
                  <w:sz w:val="18"/>
                </w:rPr>
                <w:delText xml:space="preserve"> </w:delText>
              </w:r>
              <w:r w:rsidDel="005D1051">
                <w:rPr>
                  <w:b/>
                  <w:sz w:val="18"/>
                </w:rPr>
                <w:delText>recibiendo un Tiempo Muerto Médico”.</w:delText>
              </w:r>
              <w:r w:rsidDel="005D1051">
                <w:rPr>
                  <w:sz w:val="18"/>
                </w:rPr>
                <w:delText xml:space="preserve"> </w:delText>
              </w:r>
            </w:del>
          </w:p>
        </w:tc>
      </w:tr>
      <w:tr w:rsidR="00F634ED" w14:paraId="0124F449" w14:textId="77777777">
        <w:trPr>
          <w:trHeight w:val="219"/>
        </w:trPr>
        <w:tc>
          <w:tcPr>
            <w:tcW w:w="4899" w:type="dxa"/>
            <w:tcBorders>
              <w:top w:val="single" w:sz="5" w:space="0" w:color="000000"/>
              <w:left w:val="single" w:sz="12" w:space="0" w:color="000000"/>
              <w:bottom w:val="single" w:sz="5" w:space="0" w:color="000000"/>
              <w:right w:val="single" w:sz="5" w:space="0" w:color="000000"/>
            </w:tcBorders>
          </w:tcPr>
          <w:p w14:paraId="0C1C9381" w14:textId="5B0A1361" w:rsidR="00F634ED" w:rsidRDefault="00000000">
            <w:pPr>
              <w:spacing w:after="0" w:line="259" w:lineRule="auto"/>
              <w:ind w:left="18" w:firstLine="0"/>
              <w:jc w:val="left"/>
            </w:pPr>
            <w:del w:id="1768" w:author="ALVARO SANCHEZ-CID ROMAN" w:date="2024-01-07T21:16:00Z">
              <w:r w:rsidDel="005D1051">
                <w:rPr>
                  <w:sz w:val="20"/>
                </w:rPr>
                <w:lastRenderedPageBreak/>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3F537E66" w14:textId="20A4D03F" w:rsidR="00F634ED" w:rsidRDefault="00000000">
            <w:pPr>
              <w:spacing w:after="0" w:line="259" w:lineRule="auto"/>
              <w:ind w:left="65" w:firstLine="0"/>
              <w:jc w:val="left"/>
            </w:pPr>
            <w:del w:id="1769" w:author="ALVARO SANCHEZ-CID ROMAN" w:date="2024-01-07T21:16:00Z">
              <w:r w:rsidDel="005D1051">
                <w:rPr>
                  <w:sz w:val="18"/>
                </w:rPr>
                <w:delText xml:space="preserve">JS: “quedan 2 minutos”. * </w:delText>
              </w:r>
            </w:del>
          </w:p>
        </w:tc>
      </w:tr>
      <w:tr w:rsidR="00F634ED" w14:paraId="57E75A64" w14:textId="77777777">
        <w:trPr>
          <w:trHeight w:val="216"/>
        </w:trPr>
        <w:tc>
          <w:tcPr>
            <w:tcW w:w="4899" w:type="dxa"/>
            <w:tcBorders>
              <w:top w:val="single" w:sz="5" w:space="0" w:color="000000"/>
              <w:left w:val="single" w:sz="12" w:space="0" w:color="000000"/>
              <w:bottom w:val="single" w:sz="5" w:space="0" w:color="000000"/>
              <w:right w:val="single" w:sz="5" w:space="0" w:color="000000"/>
            </w:tcBorders>
          </w:tcPr>
          <w:p w14:paraId="01BC5736" w14:textId="5A53C28E" w:rsidR="00F634ED" w:rsidRDefault="00000000">
            <w:pPr>
              <w:spacing w:after="0" w:line="259" w:lineRule="auto"/>
              <w:ind w:left="18" w:firstLine="0"/>
              <w:jc w:val="left"/>
            </w:pPr>
            <w:del w:id="1770"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316A590F" w14:textId="3C8BCD67" w:rsidR="00F634ED" w:rsidRDefault="00000000">
            <w:pPr>
              <w:spacing w:after="0" w:line="259" w:lineRule="auto"/>
              <w:ind w:left="65" w:firstLine="0"/>
              <w:jc w:val="left"/>
            </w:pPr>
            <w:del w:id="1771" w:author="ALVARO SANCHEZ-CID ROMAN" w:date="2024-01-07T21:16:00Z">
              <w:r w:rsidDel="005D1051">
                <w:rPr>
                  <w:sz w:val="18"/>
                </w:rPr>
                <w:delText xml:space="preserve">JS: “queda un minuto”. * </w:delText>
              </w:r>
            </w:del>
          </w:p>
        </w:tc>
      </w:tr>
      <w:tr w:rsidR="00F634ED" w14:paraId="50C298D7" w14:textId="77777777">
        <w:trPr>
          <w:trHeight w:val="216"/>
        </w:trPr>
        <w:tc>
          <w:tcPr>
            <w:tcW w:w="4899" w:type="dxa"/>
            <w:tcBorders>
              <w:top w:val="single" w:sz="5" w:space="0" w:color="000000"/>
              <w:left w:val="single" w:sz="12" w:space="0" w:color="000000"/>
              <w:bottom w:val="single" w:sz="5" w:space="0" w:color="000000"/>
              <w:right w:val="single" w:sz="5" w:space="0" w:color="000000"/>
            </w:tcBorders>
          </w:tcPr>
          <w:p w14:paraId="618399E3" w14:textId="0A5A7443" w:rsidR="00F634ED" w:rsidRDefault="00000000">
            <w:pPr>
              <w:spacing w:after="0" w:line="259" w:lineRule="auto"/>
              <w:ind w:left="18" w:firstLine="0"/>
              <w:jc w:val="left"/>
            </w:pPr>
            <w:del w:id="1772"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5" w:space="0" w:color="000000"/>
              <w:right w:val="single" w:sz="12" w:space="0" w:color="000000"/>
            </w:tcBorders>
          </w:tcPr>
          <w:p w14:paraId="10B37CAC" w14:textId="5A5BAF21" w:rsidR="00F634ED" w:rsidRDefault="00000000">
            <w:pPr>
              <w:spacing w:after="0" w:line="259" w:lineRule="auto"/>
              <w:ind w:left="65" w:firstLine="0"/>
              <w:jc w:val="left"/>
            </w:pPr>
            <w:del w:id="1773" w:author="ALVARO SANCHEZ-CID ROMAN" w:date="2024-01-07T21:16:00Z">
              <w:r w:rsidDel="005D1051">
                <w:rPr>
                  <w:sz w:val="18"/>
                </w:rPr>
                <w:delText xml:space="preserve">JS: “quedan 30 segundos”. * </w:delText>
              </w:r>
            </w:del>
          </w:p>
        </w:tc>
      </w:tr>
      <w:tr w:rsidR="00F634ED" w14:paraId="1382FC81" w14:textId="77777777">
        <w:trPr>
          <w:trHeight w:val="218"/>
        </w:trPr>
        <w:tc>
          <w:tcPr>
            <w:tcW w:w="4899" w:type="dxa"/>
            <w:tcBorders>
              <w:top w:val="single" w:sz="5" w:space="0" w:color="000000"/>
              <w:left w:val="single" w:sz="12" w:space="0" w:color="000000"/>
              <w:bottom w:val="single" w:sz="5" w:space="0" w:color="000000"/>
              <w:right w:val="single" w:sz="5" w:space="0" w:color="000000"/>
            </w:tcBorders>
          </w:tcPr>
          <w:p w14:paraId="546E5F73" w14:textId="7C73A14E" w:rsidR="00F634ED" w:rsidRDefault="00000000">
            <w:pPr>
              <w:spacing w:after="0" w:line="259" w:lineRule="auto"/>
              <w:ind w:left="71" w:firstLine="0"/>
              <w:jc w:val="left"/>
            </w:pPr>
            <w:del w:id="1774" w:author="ALVARO SANCHEZ-CID ROMAN" w:date="2024-01-07T21:16:00Z">
              <w:r w:rsidDel="005D1051">
                <w:rPr>
                  <w:sz w:val="18"/>
                </w:rPr>
                <w:delText xml:space="preserve">Fisioterapeuta sale de la pista. </w:delText>
              </w:r>
            </w:del>
          </w:p>
        </w:tc>
        <w:tc>
          <w:tcPr>
            <w:tcW w:w="4900" w:type="dxa"/>
            <w:tcBorders>
              <w:top w:val="single" w:sz="5" w:space="0" w:color="000000"/>
              <w:left w:val="single" w:sz="5" w:space="0" w:color="000000"/>
              <w:bottom w:val="single" w:sz="5" w:space="0" w:color="000000"/>
              <w:right w:val="single" w:sz="12" w:space="0" w:color="000000"/>
            </w:tcBorders>
          </w:tcPr>
          <w:p w14:paraId="29509579" w14:textId="6C044FBB" w:rsidR="00F634ED" w:rsidRDefault="00000000">
            <w:pPr>
              <w:spacing w:after="0" w:line="259" w:lineRule="auto"/>
              <w:ind w:left="65" w:firstLine="0"/>
              <w:jc w:val="left"/>
            </w:pPr>
            <w:del w:id="1775" w:author="ALVARO SANCHEZ-CID ROMAN" w:date="2024-01-07T21:16:00Z">
              <w:r w:rsidDel="005D1051">
                <w:rPr>
                  <w:sz w:val="18"/>
                </w:rPr>
                <w:delText xml:space="preserve">JS: “Tratamiento completado” *; </w:delText>
              </w:r>
              <w:r w:rsidDel="005D1051">
                <w:rPr>
                  <w:b/>
                  <w:sz w:val="18"/>
                </w:rPr>
                <w:delText xml:space="preserve">“Tiempo”. </w:delText>
              </w:r>
              <w:r w:rsidDel="005D1051">
                <w:rPr>
                  <w:sz w:val="18"/>
                </w:rPr>
                <w:delText xml:space="preserve"># </w:delText>
              </w:r>
            </w:del>
          </w:p>
        </w:tc>
      </w:tr>
      <w:tr w:rsidR="00F634ED" w14:paraId="45AA4D35" w14:textId="77777777">
        <w:trPr>
          <w:trHeight w:val="444"/>
        </w:trPr>
        <w:tc>
          <w:tcPr>
            <w:tcW w:w="4899" w:type="dxa"/>
            <w:tcBorders>
              <w:top w:val="single" w:sz="5" w:space="0" w:color="000000"/>
              <w:left w:val="single" w:sz="12" w:space="0" w:color="000000"/>
              <w:bottom w:val="single" w:sz="12" w:space="0" w:color="000000"/>
              <w:right w:val="single" w:sz="5" w:space="0" w:color="000000"/>
            </w:tcBorders>
          </w:tcPr>
          <w:p w14:paraId="231DA786" w14:textId="7DF59BE4" w:rsidR="00F634ED" w:rsidRDefault="00000000">
            <w:pPr>
              <w:spacing w:after="0" w:line="259" w:lineRule="auto"/>
              <w:ind w:left="18" w:firstLine="0"/>
              <w:jc w:val="left"/>
            </w:pPr>
            <w:del w:id="1776" w:author="ALVARO SANCHEZ-CID ROMAN" w:date="2024-01-07T21:16:00Z">
              <w:r w:rsidDel="005D1051">
                <w:rPr>
                  <w:sz w:val="20"/>
                </w:rPr>
                <w:delText xml:space="preserve"> </w:delText>
              </w:r>
            </w:del>
          </w:p>
        </w:tc>
        <w:tc>
          <w:tcPr>
            <w:tcW w:w="4900" w:type="dxa"/>
            <w:tcBorders>
              <w:top w:val="single" w:sz="5" w:space="0" w:color="000000"/>
              <w:left w:val="single" w:sz="5" w:space="0" w:color="000000"/>
              <w:bottom w:val="single" w:sz="12" w:space="0" w:color="000000"/>
              <w:right w:val="single" w:sz="12" w:space="0" w:color="000000"/>
            </w:tcBorders>
          </w:tcPr>
          <w:p w14:paraId="43B07E2C" w14:textId="51081711" w:rsidR="00F634ED" w:rsidDel="005D1051" w:rsidRDefault="00000000">
            <w:pPr>
              <w:spacing w:after="0" w:line="259" w:lineRule="auto"/>
              <w:ind w:left="65" w:firstLine="0"/>
              <w:jc w:val="left"/>
              <w:rPr>
                <w:del w:id="1777" w:author="ALVARO SANCHEZ-CID ROMAN" w:date="2024-01-07T21:16:00Z"/>
              </w:rPr>
            </w:pPr>
            <w:del w:id="1778" w:author="ALVARO SANCHEZ-CID ROMAN" w:date="2024-01-07T21:16:00Z">
              <w:r w:rsidDel="005D1051">
                <w:rPr>
                  <w:sz w:val="18"/>
                </w:rPr>
                <w:delText xml:space="preserve">Si tras 30 segundos, el Jugador no empieza a jugar, anunciar </w:delText>
              </w:r>
            </w:del>
          </w:p>
          <w:p w14:paraId="64E52431" w14:textId="3E69DAA4" w:rsidR="00F634ED" w:rsidRDefault="00000000">
            <w:pPr>
              <w:spacing w:after="0" w:line="259" w:lineRule="auto"/>
              <w:ind w:left="65" w:firstLine="0"/>
              <w:jc w:val="left"/>
            </w:pPr>
            <w:del w:id="1779" w:author="ALVARO SANCHEZ-CID ROMAN" w:date="2024-01-07T21:16:00Z">
              <w:r w:rsidDel="005D1051">
                <w:rPr>
                  <w:sz w:val="18"/>
                </w:rPr>
                <w:delText xml:space="preserve">INFRACCIÓN DEL CÓDIGO DE CONDUCTA. </w:delText>
              </w:r>
            </w:del>
          </w:p>
        </w:tc>
      </w:tr>
    </w:tbl>
    <w:p w14:paraId="3160C930" w14:textId="77777777" w:rsidR="00F634ED" w:rsidRDefault="00000000">
      <w:pPr>
        <w:spacing w:after="42" w:line="259" w:lineRule="auto"/>
        <w:ind w:left="0" w:right="84" w:firstLine="0"/>
        <w:jc w:val="left"/>
      </w:pPr>
      <w:r>
        <w:rPr>
          <w:sz w:val="11"/>
        </w:rPr>
        <w:t xml:space="preserve"> </w:t>
      </w:r>
    </w:p>
    <w:p w14:paraId="69131598" w14:textId="77777777" w:rsidR="00F634ED" w:rsidRDefault="00000000">
      <w:pPr>
        <w:spacing w:after="0" w:line="259" w:lineRule="auto"/>
        <w:ind w:left="0" w:firstLine="0"/>
        <w:jc w:val="left"/>
      </w:pPr>
      <w:r>
        <w:rPr>
          <w:sz w:val="20"/>
        </w:rPr>
        <w:t xml:space="preserve"> </w:t>
      </w:r>
    </w:p>
    <w:p w14:paraId="1C305C49" w14:textId="39FBABA0" w:rsidR="00F634ED" w:rsidDel="005D1051" w:rsidRDefault="00000000">
      <w:pPr>
        <w:spacing w:after="2" w:line="237" w:lineRule="auto"/>
        <w:ind w:left="190" w:right="119" w:hanging="10"/>
        <w:rPr>
          <w:del w:id="1780" w:author="ALVARO SANCHEZ-CID ROMAN" w:date="2024-01-07T21:16:00Z"/>
        </w:rPr>
      </w:pPr>
      <w:del w:id="1781" w:author="ALVARO SANCHEZ-CID ROMAN" w:date="2024-01-07T21:16:00Z">
        <w:r w:rsidDel="005D1051">
          <w:rPr>
            <w:sz w:val="18"/>
          </w:rPr>
          <w:delText xml:space="preserve">Sólo los anuncios del Juez de Silla que están en </w:delText>
        </w:r>
        <w:r w:rsidDel="005D1051">
          <w:rPr>
            <w:b/>
            <w:sz w:val="18"/>
          </w:rPr>
          <w:delText xml:space="preserve">negrita </w:delText>
        </w:r>
        <w:r w:rsidDel="005D1051">
          <w:rPr>
            <w:sz w:val="18"/>
          </w:rPr>
          <w:delText xml:space="preserve">deberían ser públicos. La comunicación restante debería ser hecha directamente a los Jugadores y al Fisio. </w:delText>
        </w:r>
      </w:del>
    </w:p>
    <w:p w14:paraId="06511DDC" w14:textId="429CB08B" w:rsidR="00F634ED" w:rsidDel="005D1051" w:rsidRDefault="00000000">
      <w:pPr>
        <w:spacing w:after="2" w:line="237" w:lineRule="auto"/>
        <w:ind w:left="190" w:right="119" w:hanging="10"/>
        <w:rPr>
          <w:del w:id="1782" w:author="ALVARO SANCHEZ-CID ROMAN" w:date="2024-01-07T21:16:00Z"/>
        </w:rPr>
      </w:pPr>
      <w:del w:id="1783" w:author="ALVARO SANCHEZ-CID ROMAN" w:date="2024-01-07T21:16:00Z">
        <w:r w:rsidDel="005D1051">
          <w:rPr>
            <w:sz w:val="18"/>
          </w:rPr>
          <w:delText xml:space="preserve">* Si el tratamiento es completado y el Fisioterapeuta sale de la pista antes de finalizar los tres (3) minutos, JS anuncia: </w:delText>
        </w:r>
      </w:del>
    </w:p>
    <w:p w14:paraId="70F34361" w14:textId="12253E79" w:rsidR="00F634ED" w:rsidDel="005D1051" w:rsidRDefault="00000000">
      <w:pPr>
        <w:spacing w:after="2" w:line="237" w:lineRule="auto"/>
        <w:ind w:left="190" w:right="119" w:hanging="10"/>
        <w:rPr>
          <w:del w:id="1784" w:author="ALVARO SANCHEZ-CID ROMAN" w:date="2024-01-07T21:16:00Z"/>
        </w:rPr>
      </w:pPr>
      <w:del w:id="1785" w:author="ALVARO SANCHEZ-CID ROMAN" w:date="2024-01-07T21:16:00Z">
        <w:r w:rsidDel="005D1051">
          <w:rPr>
            <w:sz w:val="18"/>
          </w:rPr>
          <w:delText xml:space="preserve">“Tratamiento completado”; </w:delText>
        </w:r>
        <w:r w:rsidDel="005D1051">
          <w:rPr>
            <w:b/>
            <w:sz w:val="18"/>
          </w:rPr>
          <w:delText>“Tiempo”.</w:delText>
        </w:r>
        <w:r w:rsidDel="005D1051">
          <w:rPr>
            <w:sz w:val="18"/>
          </w:rPr>
          <w:delText xml:space="preserve"> </w:delText>
        </w:r>
      </w:del>
    </w:p>
    <w:p w14:paraId="3F6CE4DD" w14:textId="53851B72" w:rsidR="00F634ED" w:rsidDel="005D1051" w:rsidRDefault="00000000">
      <w:pPr>
        <w:spacing w:after="2" w:line="237" w:lineRule="auto"/>
        <w:ind w:left="190" w:right="119" w:hanging="10"/>
        <w:rPr>
          <w:del w:id="1786" w:author="ALVARO SANCHEZ-CID ROMAN" w:date="2024-01-07T21:16:00Z"/>
        </w:rPr>
      </w:pPr>
      <w:del w:id="1787" w:author="ALVARO SANCHEZ-CID ROMAN" w:date="2024-01-07T21:16:00Z">
        <w:r w:rsidDel="005D1051">
          <w:rPr>
            <w:sz w:val="18"/>
          </w:rPr>
          <w:delText xml:space="preserve"># Tras anunciar “Tratamiento completado”, si es necesario, deberá dársele al Jugador el tiempo necesario para ponerse los elementos necesarios antes de anunciar </w:delText>
        </w:r>
        <w:r w:rsidDel="005D1051">
          <w:rPr>
            <w:b/>
            <w:sz w:val="18"/>
          </w:rPr>
          <w:delText>“Tiempo”.</w:delText>
        </w:r>
        <w:r w:rsidDel="005D1051">
          <w:rPr>
            <w:sz w:val="18"/>
          </w:rPr>
          <w:delText xml:space="preserve"> </w:delText>
        </w:r>
      </w:del>
    </w:p>
    <w:p w14:paraId="4F94B93E" w14:textId="676DEC6B" w:rsidR="00F634ED" w:rsidDel="005D1051" w:rsidRDefault="00000000">
      <w:pPr>
        <w:spacing w:after="2" w:line="237" w:lineRule="auto"/>
        <w:ind w:left="190" w:right="119" w:hanging="10"/>
        <w:rPr>
          <w:del w:id="1788" w:author="ALVARO SANCHEZ-CID ROMAN" w:date="2024-01-07T21:16:00Z"/>
        </w:rPr>
      </w:pPr>
      <w:del w:id="1789" w:author="ALVARO SANCHEZ-CID ROMAN" w:date="2024-01-07T21:16:00Z">
        <w:r w:rsidDel="005D1051">
          <w:rPr>
            <w:sz w:val="18"/>
          </w:rPr>
          <w:delText xml:space="preserve">Una vez sea llamado el Fisioterapeuta a pista, la presencia del Juez Árbitro también debería ser solicitada, quien debería implicarse en la acción junto al Fisioterapeuta y el Juez de Silla. </w:delText>
        </w:r>
      </w:del>
    </w:p>
    <w:p w14:paraId="179359E4" w14:textId="7F13A05B" w:rsidR="00F634ED" w:rsidRDefault="00000000">
      <w:pPr>
        <w:spacing w:after="0" w:line="259" w:lineRule="auto"/>
        <w:ind w:left="195" w:firstLine="0"/>
        <w:jc w:val="left"/>
      </w:pPr>
      <w:del w:id="1790" w:author="ALVARO SANCHEZ-CID ROMAN" w:date="2024-01-07T21:16:00Z">
        <w:r w:rsidDel="005D1051">
          <w:rPr>
            <w:sz w:val="18"/>
          </w:rPr>
          <w:delText xml:space="preserve"> </w:delText>
        </w:r>
      </w:del>
    </w:p>
    <w:p w14:paraId="3B7C37DA" w14:textId="77777777" w:rsidR="002635A0" w:rsidRDefault="002635A0">
      <w:pPr>
        <w:pStyle w:val="Ttulo1"/>
        <w:ind w:left="152" w:right="154"/>
        <w:rPr>
          <w:ins w:id="1791" w:author="ALVARO SANCHEZ-CID ROMAN" w:date="2024-01-07T21:18:00Z"/>
        </w:rPr>
      </w:pPr>
    </w:p>
    <w:p w14:paraId="33A6A967" w14:textId="77777777" w:rsidR="005D1051" w:rsidRDefault="005D1051" w:rsidP="005D1051">
      <w:pPr>
        <w:rPr>
          <w:ins w:id="1792" w:author="ALVARO SANCHEZ-CID ROMAN" w:date="2024-01-07T21:18:00Z"/>
        </w:rPr>
      </w:pPr>
    </w:p>
    <w:p w14:paraId="015CE805" w14:textId="4DA1D0CA" w:rsidR="005D1051" w:rsidRDefault="005D1051" w:rsidP="005D1051">
      <w:pPr>
        <w:rPr>
          <w:ins w:id="1793" w:author="ALVARO SANCHEZ-CID ROMAN" w:date="2024-01-07T21:18:00Z"/>
        </w:rPr>
      </w:pPr>
      <w:ins w:id="1794" w:author="ALVARO SANCHEZ-CID ROMAN" w:date="2024-01-07T21:19:00Z">
        <w:r>
          <w:rPr>
            <w:noProof/>
          </w:rPr>
          <w:drawing>
            <wp:inline distT="0" distB="0" distL="0" distR="0" wp14:anchorId="53D3C3FA" wp14:editId="43551430">
              <wp:extent cx="6303010" cy="4300855"/>
              <wp:effectExtent l="0" t="0" r="2540" b="4445"/>
              <wp:docPr id="1421" name="Google Shape;1421;p178"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21" name="Google Shape;1421;p178" descr="A picture containing diagram&#10;&#10;Description automatically generated"/>
                      <pic:cNvPicPr preferRelativeResize="0"/>
                    </pic:nvPicPr>
                    <pic:blipFill rotWithShape="1">
                      <a:blip r:embed="rId16">
                        <a:alphaModFix/>
                      </a:blip>
                      <a:srcRect/>
                      <a:stretch/>
                    </pic:blipFill>
                    <pic:spPr>
                      <a:xfrm>
                        <a:off x="0" y="0"/>
                        <a:ext cx="6303010" cy="4300855"/>
                      </a:xfrm>
                      <a:prstGeom prst="rect">
                        <a:avLst/>
                      </a:prstGeom>
                      <a:noFill/>
                      <a:ln>
                        <a:noFill/>
                      </a:ln>
                    </pic:spPr>
                  </pic:pic>
                </a:graphicData>
              </a:graphic>
            </wp:inline>
          </w:drawing>
        </w:r>
      </w:ins>
    </w:p>
    <w:p w14:paraId="13EA9213" w14:textId="77777777" w:rsidR="005D1051" w:rsidRDefault="005D1051" w:rsidP="005D1051">
      <w:pPr>
        <w:rPr>
          <w:ins w:id="1795" w:author="ALVARO SANCHEZ-CID ROMAN" w:date="2024-01-07T21:18:00Z"/>
        </w:rPr>
      </w:pPr>
    </w:p>
    <w:p w14:paraId="34AC5159" w14:textId="77777777" w:rsidR="005D1051" w:rsidRDefault="005D1051" w:rsidP="005D1051">
      <w:pPr>
        <w:rPr>
          <w:ins w:id="1796" w:author="ALVARO SANCHEZ-CID ROMAN" w:date="2024-01-07T21:18:00Z"/>
        </w:rPr>
      </w:pPr>
    </w:p>
    <w:p w14:paraId="14A95A33" w14:textId="77777777" w:rsidR="005D1051" w:rsidRDefault="005D1051" w:rsidP="005D1051">
      <w:pPr>
        <w:rPr>
          <w:ins w:id="1797" w:author="ALVARO SANCHEZ-CID ROMAN" w:date="2024-01-07T21:18:00Z"/>
        </w:rPr>
      </w:pPr>
    </w:p>
    <w:p w14:paraId="4E3663AC" w14:textId="77777777" w:rsidR="005D1051" w:rsidRDefault="005D1051" w:rsidP="005D1051">
      <w:pPr>
        <w:rPr>
          <w:ins w:id="1798" w:author="ALVARO SANCHEZ-CID ROMAN" w:date="2024-01-07T21:18:00Z"/>
        </w:rPr>
      </w:pPr>
    </w:p>
    <w:p w14:paraId="20E5F755" w14:textId="77777777" w:rsidR="005D1051" w:rsidRDefault="005D1051" w:rsidP="005D1051">
      <w:pPr>
        <w:rPr>
          <w:ins w:id="1799" w:author="ALVARO SANCHEZ-CID ROMAN" w:date="2024-01-07T21:18:00Z"/>
        </w:rPr>
      </w:pPr>
    </w:p>
    <w:p w14:paraId="6565CDA1" w14:textId="77777777" w:rsidR="005D1051" w:rsidRDefault="005D1051" w:rsidP="005D1051">
      <w:pPr>
        <w:rPr>
          <w:ins w:id="1800" w:author="ALVARO SANCHEZ-CID ROMAN" w:date="2024-01-07T21:18:00Z"/>
        </w:rPr>
      </w:pPr>
    </w:p>
    <w:p w14:paraId="69E1006E" w14:textId="77777777" w:rsidR="005D1051" w:rsidRDefault="005D1051" w:rsidP="005D1051">
      <w:pPr>
        <w:rPr>
          <w:ins w:id="1801" w:author="ALVARO SANCHEZ-CID ROMAN" w:date="2024-01-07T21:18:00Z"/>
        </w:rPr>
      </w:pPr>
    </w:p>
    <w:p w14:paraId="5EAA09D3" w14:textId="77777777" w:rsidR="005D1051" w:rsidRDefault="005D1051" w:rsidP="005D1051">
      <w:pPr>
        <w:rPr>
          <w:ins w:id="1802" w:author="ALVARO SANCHEZ-CID ROMAN" w:date="2024-01-07T21:18:00Z"/>
        </w:rPr>
      </w:pPr>
    </w:p>
    <w:p w14:paraId="2802090C" w14:textId="77777777" w:rsidR="005D1051" w:rsidRDefault="005D1051" w:rsidP="005D1051">
      <w:pPr>
        <w:rPr>
          <w:ins w:id="1803" w:author="ALVARO SANCHEZ-CID ROMAN" w:date="2024-01-07T21:18:00Z"/>
        </w:rPr>
      </w:pPr>
    </w:p>
    <w:p w14:paraId="1665E877" w14:textId="77777777" w:rsidR="005D1051" w:rsidRDefault="005D1051" w:rsidP="005D1051">
      <w:pPr>
        <w:rPr>
          <w:ins w:id="1804" w:author="ALVARO SANCHEZ-CID ROMAN" w:date="2024-01-07T21:18:00Z"/>
        </w:rPr>
      </w:pPr>
    </w:p>
    <w:p w14:paraId="6EBA2514" w14:textId="77777777" w:rsidR="005D1051" w:rsidRDefault="005D1051" w:rsidP="005D1051">
      <w:pPr>
        <w:rPr>
          <w:ins w:id="1805" w:author="ALVARO SANCHEZ-CID ROMAN" w:date="2024-01-07T21:18:00Z"/>
        </w:rPr>
      </w:pPr>
    </w:p>
    <w:p w14:paraId="1870C186" w14:textId="77777777" w:rsidR="005D1051" w:rsidRDefault="005D1051" w:rsidP="005D1051">
      <w:pPr>
        <w:rPr>
          <w:ins w:id="1806" w:author="ALVARO SANCHEZ-CID ROMAN" w:date="2024-01-07T21:18:00Z"/>
        </w:rPr>
      </w:pPr>
    </w:p>
    <w:p w14:paraId="4C3655FB" w14:textId="77777777" w:rsidR="005D1051" w:rsidRDefault="005D1051" w:rsidP="005D1051">
      <w:pPr>
        <w:rPr>
          <w:ins w:id="1807" w:author="ALVARO SANCHEZ-CID ROMAN" w:date="2024-01-07T21:18:00Z"/>
        </w:rPr>
      </w:pPr>
    </w:p>
    <w:p w14:paraId="7F023139" w14:textId="77777777" w:rsidR="005D1051" w:rsidRDefault="005D1051" w:rsidP="005D1051">
      <w:pPr>
        <w:rPr>
          <w:ins w:id="1808" w:author="ALVARO SANCHEZ-CID ROMAN" w:date="2024-01-07T21:18:00Z"/>
        </w:rPr>
      </w:pPr>
    </w:p>
    <w:p w14:paraId="57FB2594" w14:textId="77777777" w:rsidR="005D1051" w:rsidRDefault="005D1051" w:rsidP="005D1051">
      <w:pPr>
        <w:rPr>
          <w:ins w:id="1809" w:author="ALVARO SANCHEZ-CID ROMAN" w:date="2024-01-07T21:18:00Z"/>
        </w:rPr>
      </w:pPr>
    </w:p>
    <w:p w14:paraId="680110D6" w14:textId="77777777" w:rsidR="005D1051" w:rsidRDefault="005D1051" w:rsidP="005D1051">
      <w:pPr>
        <w:rPr>
          <w:ins w:id="1810" w:author="ALVARO SANCHEZ-CID ROMAN" w:date="2024-01-07T21:18:00Z"/>
        </w:rPr>
      </w:pPr>
    </w:p>
    <w:p w14:paraId="18D59B78" w14:textId="77777777" w:rsidR="005D1051" w:rsidRDefault="005D1051" w:rsidP="005D1051">
      <w:pPr>
        <w:rPr>
          <w:ins w:id="1811" w:author="ALVARO SANCHEZ-CID ROMAN" w:date="2024-01-07T21:18:00Z"/>
        </w:rPr>
      </w:pPr>
    </w:p>
    <w:p w14:paraId="59BC58FA" w14:textId="77777777" w:rsidR="005D1051" w:rsidRDefault="005D1051" w:rsidP="005D1051">
      <w:pPr>
        <w:rPr>
          <w:ins w:id="1812" w:author="ALVARO SANCHEZ-CID ROMAN" w:date="2024-01-07T21:18:00Z"/>
        </w:rPr>
      </w:pPr>
    </w:p>
    <w:p w14:paraId="11D78092" w14:textId="77777777" w:rsidR="005D1051" w:rsidRDefault="005D1051" w:rsidP="005D1051">
      <w:pPr>
        <w:rPr>
          <w:ins w:id="1813" w:author="ALVARO SANCHEZ-CID ROMAN" w:date="2024-01-07T21:18:00Z"/>
        </w:rPr>
      </w:pPr>
    </w:p>
    <w:p w14:paraId="3D6C0D3E" w14:textId="77777777" w:rsidR="005D1051" w:rsidRDefault="005D1051" w:rsidP="005D1051">
      <w:pPr>
        <w:rPr>
          <w:ins w:id="1814" w:author="ALVARO SANCHEZ-CID ROMAN" w:date="2024-01-07T21:18:00Z"/>
        </w:rPr>
      </w:pPr>
    </w:p>
    <w:p w14:paraId="7512B5C2" w14:textId="77777777" w:rsidR="005D1051" w:rsidRDefault="005D1051" w:rsidP="005D1051">
      <w:pPr>
        <w:rPr>
          <w:ins w:id="1815" w:author="ALVARO SANCHEZ-CID ROMAN" w:date="2024-01-07T21:18:00Z"/>
        </w:rPr>
      </w:pPr>
    </w:p>
    <w:p w14:paraId="0A330E91" w14:textId="77777777" w:rsidR="005D1051" w:rsidRDefault="005D1051" w:rsidP="005D1051">
      <w:pPr>
        <w:rPr>
          <w:ins w:id="1816" w:author="ALVARO SANCHEZ-CID ROMAN" w:date="2024-01-07T21:18:00Z"/>
        </w:rPr>
      </w:pPr>
    </w:p>
    <w:p w14:paraId="7FFAB93A" w14:textId="77777777" w:rsidR="005D1051" w:rsidRDefault="005D1051" w:rsidP="005D1051">
      <w:pPr>
        <w:rPr>
          <w:ins w:id="1817" w:author="ALVARO SANCHEZ-CID ROMAN" w:date="2024-01-07T21:18:00Z"/>
        </w:rPr>
      </w:pPr>
    </w:p>
    <w:p w14:paraId="2255E1B9" w14:textId="77777777" w:rsidR="005D1051" w:rsidRDefault="005D1051" w:rsidP="005D1051">
      <w:pPr>
        <w:rPr>
          <w:ins w:id="1818" w:author="ALVARO SANCHEZ-CID ROMAN" w:date="2024-01-07T21:19:00Z"/>
        </w:rPr>
      </w:pPr>
    </w:p>
    <w:p w14:paraId="4EF47D92" w14:textId="77777777" w:rsidR="005D1051" w:rsidRDefault="005D1051" w:rsidP="005D1051">
      <w:pPr>
        <w:rPr>
          <w:ins w:id="1819" w:author="ALVARO SANCHEZ-CID ROMAN" w:date="2024-01-07T21:19:00Z"/>
        </w:rPr>
      </w:pPr>
    </w:p>
    <w:p w14:paraId="0DAFE124" w14:textId="77777777" w:rsidR="005D1051" w:rsidRDefault="005D1051" w:rsidP="005D1051">
      <w:pPr>
        <w:rPr>
          <w:ins w:id="1820" w:author="ALVARO SANCHEZ-CID ROMAN" w:date="2024-01-07T21:19:00Z"/>
        </w:rPr>
      </w:pPr>
    </w:p>
    <w:p w14:paraId="44510F5B" w14:textId="77777777" w:rsidR="005D1051" w:rsidRPr="005D1051" w:rsidRDefault="005D1051" w:rsidP="005D1051"/>
    <w:p w14:paraId="2C7DC1B4" w14:textId="26FEFC9F" w:rsidR="002635A0" w:rsidRDefault="002635A0">
      <w:pPr>
        <w:spacing w:after="160" w:line="259" w:lineRule="auto"/>
        <w:ind w:left="0" w:firstLine="0"/>
        <w:jc w:val="left"/>
        <w:rPr>
          <w:b/>
          <w:sz w:val="28"/>
        </w:rPr>
      </w:pPr>
      <w:r>
        <w:br w:type="page"/>
      </w:r>
    </w:p>
    <w:p w14:paraId="0AEC358E" w14:textId="277772D9" w:rsidR="00F634ED" w:rsidRDefault="00000000">
      <w:pPr>
        <w:pStyle w:val="Ttulo1"/>
        <w:ind w:left="152" w:right="154"/>
      </w:pPr>
      <w:r>
        <w:lastRenderedPageBreak/>
        <w:t>APÉNDICE D</w:t>
      </w:r>
      <w:r>
        <w:rPr>
          <w:b w:val="0"/>
        </w:rPr>
        <w:t xml:space="preserve"> </w:t>
      </w:r>
    </w:p>
    <w:p w14:paraId="22CF4521" w14:textId="77777777" w:rsidR="00F634ED" w:rsidRDefault="00000000">
      <w:pPr>
        <w:spacing w:after="0" w:line="259" w:lineRule="auto"/>
        <w:ind w:left="0" w:firstLine="0"/>
        <w:jc w:val="left"/>
      </w:pPr>
      <w:r>
        <w:rPr>
          <w:sz w:val="26"/>
        </w:rPr>
        <w:t xml:space="preserve"> </w:t>
      </w:r>
    </w:p>
    <w:p w14:paraId="049BD3D7" w14:textId="77777777" w:rsidR="00F634ED" w:rsidRDefault="00000000">
      <w:pPr>
        <w:spacing w:after="0" w:line="259" w:lineRule="auto"/>
        <w:ind w:left="0" w:right="277" w:firstLine="0"/>
        <w:jc w:val="right"/>
      </w:pPr>
      <w:r>
        <w:rPr>
          <w:b/>
        </w:rPr>
        <w:t>POSICIONES EN PISTA SEGÚN EL NÚMERO DE JUECES DE LÍNEA DISPONIBLE</w:t>
      </w:r>
      <w:r>
        <w:t xml:space="preserve"> </w:t>
      </w:r>
    </w:p>
    <w:p w14:paraId="691A9234" w14:textId="77777777" w:rsidR="00F634ED" w:rsidRDefault="00000000">
      <w:pPr>
        <w:spacing w:after="0" w:line="259" w:lineRule="auto"/>
        <w:ind w:left="0" w:firstLine="0"/>
        <w:jc w:val="left"/>
      </w:pPr>
      <w:r>
        <w:rPr>
          <w:sz w:val="26"/>
        </w:rPr>
        <w:t xml:space="preserve"> </w:t>
      </w:r>
    </w:p>
    <w:p w14:paraId="3B67D073" w14:textId="0B6F5D07" w:rsidR="00F634ED" w:rsidDel="005D1051" w:rsidRDefault="00000000">
      <w:pPr>
        <w:ind w:left="127" w:right="107"/>
        <w:rPr>
          <w:del w:id="1821" w:author="ALVARO SANCHEZ-CID ROMAN" w:date="2024-01-07T21:20:00Z"/>
        </w:rPr>
      </w:pPr>
      <w:del w:id="1822" w:author="ALVARO SANCHEZ-CID ROMAN" w:date="2024-01-07T21:20:00Z">
        <w:r w:rsidDel="005D1051">
          <w:delText xml:space="preserve">Siete Jueces de Línea </w:delText>
        </w:r>
      </w:del>
    </w:p>
    <w:p w14:paraId="18B49369" w14:textId="0F408F82" w:rsidR="00F634ED" w:rsidDel="005D1051" w:rsidRDefault="00000000">
      <w:pPr>
        <w:spacing w:after="0" w:line="259" w:lineRule="auto"/>
        <w:ind w:left="0" w:firstLine="0"/>
        <w:jc w:val="left"/>
        <w:rPr>
          <w:del w:id="1823" w:author="ALVARO SANCHEZ-CID ROMAN" w:date="2024-01-07T21:20:00Z"/>
        </w:rPr>
      </w:pPr>
      <w:del w:id="1824" w:author="ALVARO SANCHEZ-CID ROMAN" w:date="2024-01-07T21:20:00Z">
        <w:r w:rsidDel="005D1051">
          <w:rPr>
            <w:sz w:val="19"/>
          </w:rPr>
          <w:delText xml:space="preserve"> </w:delText>
        </w:r>
      </w:del>
    </w:p>
    <w:p w14:paraId="6287EF7F" w14:textId="77777777" w:rsidR="00F634ED" w:rsidRDefault="00000000">
      <w:pPr>
        <w:spacing w:after="0" w:line="216" w:lineRule="auto"/>
        <w:ind w:left="0" w:right="116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C2A182" wp14:editId="7DBAAE2C">
                <wp:simplePos x="0" y="0"/>
                <wp:positionH relativeFrom="column">
                  <wp:posOffset>72390</wp:posOffset>
                </wp:positionH>
                <wp:positionV relativeFrom="paragraph">
                  <wp:posOffset>196143</wp:posOffset>
                </wp:positionV>
                <wp:extent cx="5488940" cy="6758940"/>
                <wp:effectExtent l="0" t="0" r="0" b="0"/>
                <wp:wrapSquare wrapText="bothSides"/>
                <wp:docPr id="102732" name="Group 102732"/>
                <wp:cNvGraphicFramePr/>
                <a:graphic xmlns:a="http://schemas.openxmlformats.org/drawingml/2006/main">
                  <a:graphicData uri="http://schemas.microsoft.com/office/word/2010/wordprocessingGroup">
                    <wpg:wgp>
                      <wpg:cNvGrpSpPr/>
                      <wpg:grpSpPr>
                        <a:xfrm>
                          <a:off x="0" y="0"/>
                          <a:ext cx="5488940" cy="6758940"/>
                          <a:chOff x="0" y="0"/>
                          <a:chExt cx="5488940" cy="6758940"/>
                        </a:xfrm>
                      </wpg:grpSpPr>
                      <pic:pic xmlns:pic="http://schemas.openxmlformats.org/drawingml/2006/picture">
                        <pic:nvPicPr>
                          <pic:cNvPr id="19423" name="Picture 19423"/>
                          <pic:cNvPicPr/>
                        </pic:nvPicPr>
                        <pic:blipFill>
                          <a:blip r:embed="rId17"/>
                          <a:stretch>
                            <a:fillRect/>
                          </a:stretch>
                        </pic:blipFill>
                        <pic:spPr>
                          <a:xfrm>
                            <a:off x="0" y="0"/>
                            <a:ext cx="5467350" cy="3390900"/>
                          </a:xfrm>
                          <a:prstGeom prst="rect">
                            <a:avLst/>
                          </a:prstGeom>
                        </pic:spPr>
                      </pic:pic>
                      <pic:pic xmlns:pic="http://schemas.openxmlformats.org/drawingml/2006/picture">
                        <pic:nvPicPr>
                          <pic:cNvPr id="19425" name="Picture 19425"/>
                          <pic:cNvPicPr/>
                        </pic:nvPicPr>
                        <pic:blipFill>
                          <a:blip r:embed="rId18"/>
                          <a:stretch>
                            <a:fillRect/>
                          </a:stretch>
                        </pic:blipFill>
                        <pic:spPr>
                          <a:xfrm>
                            <a:off x="11430" y="3291840"/>
                            <a:ext cx="5477510" cy="3467100"/>
                          </a:xfrm>
                          <a:prstGeom prst="rect">
                            <a:avLst/>
                          </a:prstGeom>
                        </pic:spPr>
                      </pic:pic>
                    </wpg:wgp>
                  </a:graphicData>
                </a:graphic>
              </wp:anchor>
            </w:drawing>
          </mc:Choice>
          <mc:Fallback xmlns:a="http://schemas.openxmlformats.org/drawingml/2006/main">
            <w:pict>
              <v:group id="Group 102732" style="width:432.2pt;height:532.2pt;position:absolute;mso-position-horizontal-relative:text;mso-position-horizontal:absolute;margin-left:5.7pt;mso-position-vertical-relative:text;margin-top:15.4444pt;" coordsize="54889,67589">
                <v:shape id="Picture 19423" style="position:absolute;width:54673;height:33909;left:0;top:0;" filled="f">
                  <v:imagedata r:id="rId19"/>
                </v:shape>
                <v:shape id="Picture 19425" style="position:absolute;width:54775;height:34671;left:114;top:32918;" filled="f">
                  <v:imagedata r:id="rId20"/>
                </v:shape>
                <w10:wrap type="square"/>
              </v:group>
            </w:pict>
          </mc:Fallback>
        </mc:AlternateContent>
      </w:r>
      <w:r>
        <w:rPr>
          <w:sz w:val="20"/>
        </w:rPr>
        <w:t xml:space="preserve">  </w:t>
      </w:r>
    </w:p>
    <w:p w14:paraId="13FBB880" w14:textId="77777777" w:rsidR="00F634ED" w:rsidRDefault="00000000">
      <w:pPr>
        <w:spacing w:after="12" w:line="259" w:lineRule="auto"/>
        <w:ind w:left="0" w:right="1168" w:firstLine="0"/>
        <w:jc w:val="left"/>
      </w:pPr>
      <w:r>
        <w:rPr>
          <w:sz w:val="20"/>
        </w:rPr>
        <w:t xml:space="preserve"> </w:t>
      </w:r>
    </w:p>
    <w:p w14:paraId="3AE1C66A" w14:textId="3903DAEA" w:rsidR="00F634ED" w:rsidDel="005D1051" w:rsidRDefault="00000000">
      <w:pPr>
        <w:ind w:left="127" w:right="317"/>
        <w:rPr>
          <w:del w:id="1825" w:author="ALVARO SANCHEZ-CID ROMAN" w:date="2024-01-07T21:20:00Z"/>
        </w:rPr>
      </w:pPr>
      <w:del w:id="1826" w:author="ALVARO SANCHEZ-CID ROMAN" w:date="2024-01-07T21:20:00Z">
        <w:r w:rsidDel="005D1051">
          <w:delText xml:space="preserve">A.  Las líneas laterales y central de servicio son cubiertas por cuatro (4) Jueces de Línea. B.  Todas las líneas laterales son cubiertas hasta la red. </w:delText>
        </w:r>
      </w:del>
    </w:p>
    <w:p w14:paraId="267DA017" w14:textId="0E89E706" w:rsidR="002635A0" w:rsidDel="005D1051" w:rsidRDefault="00000000">
      <w:pPr>
        <w:spacing w:after="4" w:line="235" w:lineRule="auto"/>
        <w:ind w:left="106" w:right="594" w:hanging="8"/>
        <w:jc w:val="left"/>
        <w:rPr>
          <w:del w:id="1827" w:author="ALVARO SANCHEZ-CID ROMAN" w:date="2024-01-07T21:20:00Z"/>
        </w:rPr>
      </w:pPr>
      <w:del w:id="1828" w:author="ALVARO SANCHEZ-CID ROMAN" w:date="2024-01-07T21:20:00Z">
        <w:r w:rsidDel="005D1051">
          <w:lastRenderedPageBreak/>
          <w:delText xml:space="preserve">C.  Los servicios son cantados desde el lado del restador y el Juez de la línea central retorna a la lateral no cubierta una vez que el servicio es puesto en juego. </w:delText>
        </w:r>
      </w:del>
    </w:p>
    <w:p w14:paraId="0285A807" w14:textId="05DA7B80" w:rsidR="00F634ED" w:rsidDel="005D1051" w:rsidRDefault="00000000">
      <w:pPr>
        <w:spacing w:after="4" w:line="235" w:lineRule="auto"/>
        <w:ind w:left="106" w:right="594" w:hanging="8"/>
        <w:jc w:val="left"/>
        <w:rPr>
          <w:del w:id="1829" w:author="ALVARO SANCHEZ-CID ROMAN" w:date="2024-01-07T21:20:00Z"/>
        </w:rPr>
      </w:pPr>
      <w:del w:id="1830" w:author="ALVARO SANCHEZ-CID ROMAN" w:date="2024-01-07T21:20:00Z">
        <w:r w:rsidDel="005D1051">
          <w:delText xml:space="preserve">D.  Existe movimiento durante el punto. </w:delText>
        </w:r>
      </w:del>
    </w:p>
    <w:p w14:paraId="31D419CE" w14:textId="29C09C37" w:rsidR="002635A0" w:rsidDel="005D1051" w:rsidRDefault="002635A0">
      <w:pPr>
        <w:ind w:left="0" w:right="107"/>
        <w:rPr>
          <w:del w:id="1831" w:author="ALVARO SANCHEZ-CID ROMAN" w:date="2024-01-07T21:20:00Z"/>
        </w:rPr>
      </w:pPr>
    </w:p>
    <w:p w14:paraId="5C8BCE03" w14:textId="72D6FEC2" w:rsidR="00F634ED" w:rsidDel="005D1051" w:rsidRDefault="00000000">
      <w:pPr>
        <w:ind w:left="0" w:right="107"/>
        <w:rPr>
          <w:del w:id="1832" w:author="ALVARO SANCHEZ-CID ROMAN" w:date="2024-01-07T21:20:00Z"/>
        </w:rPr>
      </w:pPr>
      <w:del w:id="1833" w:author="ALVARO SANCHEZ-CID ROMAN" w:date="2024-01-07T21:20:00Z">
        <w:r w:rsidDel="005D1051">
          <w:delText xml:space="preserve">Seis Jueces de Línea </w:delText>
        </w:r>
      </w:del>
    </w:p>
    <w:p w14:paraId="7A6B2F24" w14:textId="3CF85EE6" w:rsidR="00F634ED" w:rsidRDefault="00000000">
      <w:pPr>
        <w:spacing w:after="35" w:line="259" w:lineRule="auto"/>
        <w:ind w:left="0" w:firstLine="0"/>
        <w:jc w:val="left"/>
      </w:pPr>
      <w:del w:id="1834" w:author="ALVARO SANCHEZ-CID ROMAN" w:date="2024-01-07T21:20:00Z">
        <w:r w:rsidDel="005D1051">
          <w:rPr>
            <w:sz w:val="12"/>
          </w:rPr>
          <w:delText xml:space="preserve"> </w:delText>
        </w:r>
      </w:del>
    </w:p>
    <w:p w14:paraId="7CFC780D" w14:textId="77777777" w:rsidR="00F634ED" w:rsidRDefault="00000000">
      <w:pPr>
        <w:spacing w:after="0" w:line="259" w:lineRule="auto"/>
        <w:ind w:left="0" w:firstLine="0"/>
        <w:jc w:val="left"/>
      </w:pPr>
      <w:r>
        <w:rPr>
          <w:sz w:val="20"/>
        </w:rPr>
        <w:t xml:space="preserve"> </w:t>
      </w:r>
    </w:p>
    <w:p w14:paraId="7C969436" w14:textId="77777777" w:rsidR="00F634ED" w:rsidRDefault="00000000">
      <w:pPr>
        <w:spacing w:after="4000" w:line="216" w:lineRule="auto"/>
        <w:ind w:left="0" w:right="123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DB8C5CB" wp14:editId="3488E7AB">
                <wp:simplePos x="0" y="0"/>
                <wp:positionH relativeFrom="column">
                  <wp:posOffset>69850</wp:posOffset>
                </wp:positionH>
                <wp:positionV relativeFrom="paragraph">
                  <wp:posOffset>203129</wp:posOffset>
                </wp:positionV>
                <wp:extent cx="5450840" cy="6710681"/>
                <wp:effectExtent l="0" t="0" r="0" b="0"/>
                <wp:wrapSquare wrapText="bothSides"/>
                <wp:docPr id="104040" name="Group 104040"/>
                <wp:cNvGraphicFramePr/>
                <a:graphic xmlns:a="http://schemas.openxmlformats.org/drawingml/2006/main">
                  <a:graphicData uri="http://schemas.microsoft.com/office/word/2010/wordprocessingGroup">
                    <wpg:wgp>
                      <wpg:cNvGrpSpPr/>
                      <wpg:grpSpPr>
                        <a:xfrm>
                          <a:off x="0" y="0"/>
                          <a:ext cx="5450840" cy="6710681"/>
                          <a:chOff x="0" y="0"/>
                          <a:chExt cx="5450840" cy="6710681"/>
                        </a:xfrm>
                      </wpg:grpSpPr>
                      <pic:pic xmlns:pic="http://schemas.openxmlformats.org/drawingml/2006/picture">
                        <pic:nvPicPr>
                          <pic:cNvPr id="19577" name="Picture 19577"/>
                          <pic:cNvPicPr/>
                        </pic:nvPicPr>
                        <pic:blipFill>
                          <a:blip r:embed="rId21"/>
                          <a:stretch>
                            <a:fillRect/>
                          </a:stretch>
                        </pic:blipFill>
                        <pic:spPr>
                          <a:xfrm>
                            <a:off x="0" y="0"/>
                            <a:ext cx="5448300" cy="3361690"/>
                          </a:xfrm>
                          <a:prstGeom prst="rect">
                            <a:avLst/>
                          </a:prstGeom>
                        </pic:spPr>
                      </pic:pic>
                      <pic:pic xmlns:pic="http://schemas.openxmlformats.org/drawingml/2006/picture">
                        <pic:nvPicPr>
                          <pic:cNvPr id="19579" name="Picture 19579"/>
                          <pic:cNvPicPr/>
                        </pic:nvPicPr>
                        <pic:blipFill>
                          <a:blip r:embed="rId22"/>
                          <a:stretch>
                            <a:fillRect/>
                          </a:stretch>
                        </pic:blipFill>
                        <pic:spPr>
                          <a:xfrm>
                            <a:off x="11430" y="3234690"/>
                            <a:ext cx="5439410" cy="3475990"/>
                          </a:xfrm>
                          <a:prstGeom prst="rect">
                            <a:avLst/>
                          </a:prstGeom>
                        </pic:spPr>
                      </pic:pic>
                    </wpg:wgp>
                  </a:graphicData>
                </a:graphic>
              </wp:anchor>
            </w:drawing>
          </mc:Choice>
          <mc:Fallback xmlns:a="http://schemas.openxmlformats.org/drawingml/2006/main">
            <w:pict>
              <v:group id="Group 104040" style="width:429.2pt;height:528.4pt;position:absolute;mso-position-horizontal-relative:text;mso-position-horizontal:absolute;margin-left:5.5pt;mso-position-vertical-relative:text;margin-top:15.9944pt;" coordsize="54508,67106">
                <v:shape id="Picture 19577" style="position:absolute;width:54483;height:33616;left:0;top:0;" filled="f">
                  <v:imagedata r:id="rId23"/>
                </v:shape>
                <v:shape id="Picture 19579" style="position:absolute;width:54394;height:34759;left:114;top:32346;" filled="f">
                  <v:imagedata r:id="rId24"/>
                </v:shape>
                <w10:wrap type="square"/>
              </v:group>
            </w:pict>
          </mc:Fallback>
        </mc:AlternateContent>
      </w:r>
      <w:r>
        <w:rPr>
          <w:sz w:val="20"/>
        </w:rPr>
        <w:t xml:space="preserve">  </w:t>
      </w:r>
    </w:p>
    <w:p w14:paraId="37C0E7CF" w14:textId="77777777" w:rsidR="00F634ED" w:rsidRDefault="00000000">
      <w:pPr>
        <w:spacing w:after="0" w:line="259" w:lineRule="auto"/>
        <w:ind w:left="113" w:firstLine="0"/>
        <w:jc w:val="left"/>
      </w:pPr>
      <w:r>
        <w:t xml:space="preserve"> </w:t>
      </w:r>
    </w:p>
    <w:p w14:paraId="7E89C457" w14:textId="77777777" w:rsidR="00F634ED" w:rsidRDefault="00000000">
      <w:pPr>
        <w:spacing w:after="0" w:line="259" w:lineRule="auto"/>
        <w:ind w:left="113" w:firstLine="0"/>
        <w:jc w:val="left"/>
      </w:pPr>
      <w:r>
        <w:t xml:space="preserve"> </w:t>
      </w:r>
    </w:p>
    <w:p w14:paraId="063E3D23" w14:textId="77777777" w:rsidR="00F634ED" w:rsidRDefault="00000000">
      <w:pPr>
        <w:spacing w:after="0" w:line="259" w:lineRule="auto"/>
        <w:ind w:left="113" w:firstLine="0"/>
        <w:jc w:val="left"/>
      </w:pPr>
      <w:r>
        <w:t xml:space="preserve"> </w:t>
      </w:r>
    </w:p>
    <w:p w14:paraId="1CBC2130" w14:textId="6B76A5C6" w:rsidR="00F634ED" w:rsidDel="005D1051" w:rsidRDefault="00000000">
      <w:pPr>
        <w:numPr>
          <w:ilvl w:val="0"/>
          <w:numId w:val="28"/>
        </w:numPr>
        <w:ind w:left="487" w:right="107" w:hanging="360"/>
        <w:rPr>
          <w:del w:id="1835" w:author="ALVARO SANCHEZ-CID ROMAN" w:date="2024-01-07T21:20:00Z"/>
        </w:rPr>
      </w:pPr>
      <w:del w:id="1836" w:author="ALVARO SANCHEZ-CID ROMAN" w:date="2024-01-07T21:20:00Z">
        <w:r w:rsidDel="005D1051">
          <w:delText xml:space="preserve">Las líneas laterales y central de servicio son cubiertas por tres (3) Jueces de Línea. </w:delText>
        </w:r>
      </w:del>
    </w:p>
    <w:p w14:paraId="7851EE20" w14:textId="1BE4D9FF" w:rsidR="00F634ED" w:rsidDel="005D1051" w:rsidRDefault="00000000">
      <w:pPr>
        <w:numPr>
          <w:ilvl w:val="0"/>
          <w:numId w:val="28"/>
        </w:numPr>
        <w:ind w:left="487" w:right="107" w:hanging="360"/>
        <w:rPr>
          <w:del w:id="1837" w:author="ALVARO SANCHEZ-CID ROMAN" w:date="2024-01-07T21:20:00Z"/>
        </w:rPr>
      </w:pPr>
      <w:del w:id="1838" w:author="ALVARO SANCHEZ-CID ROMAN" w:date="2024-01-07T21:20:00Z">
        <w:r w:rsidDel="005D1051">
          <w:delText xml:space="preserve">La línea lateral es cantada a través de la red desde el lado del sacador y la línea central es cantada desde el lado del restador. </w:delText>
        </w:r>
      </w:del>
    </w:p>
    <w:p w14:paraId="7A292A99" w14:textId="51FAF5FC" w:rsidR="00F634ED" w:rsidDel="005D1051" w:rsidRDefault="00000000">
      <w:pPr>
        <w:numPr>
          <w:ilvl w:val="0"/>
          <w:numId w:val="28"/>
        </w:numPr>
        <w:ind w:left="487" w:right="107" w:hanging="360"/>
        <w:rPr>
          <w:del w:id="1839" w:author="ALVARO SANCHEZ-CID ROMAN" w:date="2024-01-07T21:20:00Z"/>
        </w:rPr>
      </w:pPr>
      <w:del w:id="1840" w:author="ALVARO SANCHEZ-CID ROMAN" w:date="2024-01-07T21:20:00Z">
        <w:r w:rsidDel="005D1051">
          <w:delText xml:space="preserve">No existe movimiento durante el punto. </w:delText>
        </w:r>
      </w:del>
    </w:p>
    <w:p w14:paraId="18541BDB" w14:textId="23BBA2F5" w:rsidR="00F634ED" w:rsidRDefault="00000000">
      <w:pPr>
        <w:spacing w:after="0" w:line="259" w:lineRule="auto"/>
        <w:ind w:left="113" w:firstLine="0"/>
        <w:jc w:val="left"/>
      </w:pPr>
      <w:del w:id="1841" w:author="ALVARO SANCHEZ-CID ROMAN" w:date="2024-01-07T21:20:00Z">
        <w:r w:rsidDel="005D1051">
          <w:delText xml:space="preserve"> </w:delText>
        </w:r>
      </w:del>
    </w:p>
    <w:p w14:paraId="6DBD662A" w14:textId="77777777" w:rsidR="00F634ED" w:rsidRDefault="00000000">
      <w:pPr>
        <w:spacing w:after="0" w:line="259" w:lineRule="auto"/>
        <w:ind w:left="0" w:firstLine="0"/>
        <w:jc w:val="left"/>
      </w:pPr>
      <w:r>
        <w:lastRenderedPageBreak/>
        <w:t xml:space="preserve"> </w:t>
      </w:r>
      <w:r>
        <w:tab/>
        <w:t xml:space="preserve"> </w:t>
      </w:r>
    </w:p>
    <w:p w14:paraId="16054FA6" w14:textId="14EABCD6" w:rsidR="00F634ED" w:rsidDel="005D1051" w:rsidRDefault="002635A0">
      <w:pPr>
        <w:ind w:left="127" w:right="107"/>
        <w:rPr>
          <w:del w:id="1842" w:author="ALVARO SANCHEZ-CID ROMAN" w:date="2024-01-07T21:21:00Z"/>
        </w:rPr>
      </w:pPr>
      <w:del w:id="1843" w:author="ALVARO SANCHEZ-CID ROMAN" w:date="2024-01-07T21:21:00Z">
        <w:r w:rsidDel="005D1051">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32C6CC2" wp14:editId="6ACDA19C">
                  <wp:simplePos x="0" y="0"/>
                  <wp:positionH relativeFrom="column">
                    <wp:posOffset>-15820</wp:posOffset>
                  </wp:positionH>
                  <wp:positionV relativeFrom="paragraph">
                    <wp:posOffset>326638</wp:posOffset>
                  </wp:positionV>
                  <wp:extent cx="6419850" cy="7078980"/>
                  <wp:effectExtent l="0" t="0" r="0" b="0"/>
                  <wp:wrapSquare wrapText="bothSides"/>
                  <wp:docPr id="101337" name="Group 101337"/>
                  <wp:cNvGraphicFramePr/>
                  <a:graphic xmlns:a="http://schemas.openxmlformats.org/drawingml/2006/main">
                    <a:graphicData uri="http://schemas.microsoft.com/office/word/2010/wordprocessingGroup">
                      <wpg:wgp>
                        <wpg:cNvGrpSpPr/>
                        <wpg:grpSpPr>
                          <a:xfrm>
                            <a:off x="0" y="0"/>
                            <a:ext cx="6419850" cy="7078980"/>
                            <a:chOff x="0" y="0"/>
                            <a:chExt cx="6419850" cy="7078980"/>
                          </a:xfrm>
                        </wpg:grpSpPr>
                        <pic:pic xmlns:pic="http://schemas.openxmlformats.org/drawingml/2006/picture">
                          <pic:nvPicPr>
                            <pic:cNvPr id="19712" name="Picture 19712"/>
                            <pic:cNvPicPr/>
                          </pic:nvPicPr>
                          <pic:blipFill>
                            <a:blip r:embed="rId25"/>
                            <a:stretch>
                              <a:fillRect/>
                            </a:stretch>
                          </pic:blipFill>
                          <pic:spPr>
                            <a:xfrm>
                              <a:off x="0" y="0"/>
                              <a:ext cx="6419850" cy="3619500"/>
                            </a:xfrm>
                            <a:prstGeom prst="rect">
                              <a:avLst/>
                            </a:prstGeom>
                          </pic:spPr>
                        </pic:pic>
                        <pic:pic xmlns:pic="http://schemas.openxmlformats.org/drawingml/2006/picture">
                          <pic:nvPicPr>
                            <pic:cNvPr id="19714" name="Picture 19714"/>
                            <pic:cNvPicPr/>
                          </pic:nvPicPr>
                          <pic:blipFill>
                            <a:blip r:embed="rId26"/>
                            <a:stretch>
                              <a:fillRect/>
                            </a:stretch>
                          </pic:blipFill>
                          <pic:spPr>
                            <a:xfrm>
                              <a:off x="0" y="3326130"/>
                              <a:ext cx="6419850" cy="3752850"/>
                            </a:xfrm>
                            <a:prstGeom prst="rect">
                              <a:avLst/>
                            </a:prstGeom>
                          </pic:spPr>
                        </pic:pic>
                      </wpg:wgp>
                    </a:graphicData>
                  </a:graphic>
                </wp:anchor>
              </w:drawing>
            </mc:Choice>
            <mc:Fallback>
              <w:pict>
                <v:group w14:anchorId="5E8DF915" id="Group 101337" o:spid="_x0000_s1026" style="position:absolute;margin-left:-1.25pt;margin-top:25.7pt;width:505.5pt;height:557.4pt;z-index:251660288" coordsize="64198,707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&#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">
                  <v:shape id="Picture 19712" o:spid="_x0000_s1027" type="#_x0000_t75" style="position:absolute;width:64198;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">
                    <v:imagedata r:id="rId27" o:title=""/>
                  </v:shape>
                  <v:shape id="Picture 19714" o:spid="_x0000_s1028" type="#_x0000_t75" style="position:absolute;top:33261;width:6419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">
                    <v:imagedata r:id="rId28" o:title=""/>
                  </v:shape>
                  <w10:wrap type="square"/>
                </v:group>
              </w:pict>
            </mc:Fallback>
          </mc:AlternateContent>
        </w:r>
        <w:r w:rsidDel="005D1051">
          <w:delText xml:space="preserve">Cinco Jueces de Línea </w:delText>
        </w:r>
      </w:del>
    </w:p>
    <w:p w14:paraId="64CD467B" w14:textId="0C5B0F6C" w:rsidR="00F634ED" w:rsidRDefault="00000000">
      <w:pPr>
        <w:spacing w:after="54" w:line="259" w:lineRule="auto"/>
        <w:ind w:left="0" w:firstLine="0"/>
        <w:jc w:val="left"/>
      </w:pPr>
      <w:del w:id="1844" w:author="ALVARO SANCHEZ-CID ROMAN" w:date="2024-01-07T21:21:00Z">
        <w:r w:rsidDel="005D1051">
          <w:rPr>
            <w:sz w:val="10"/>
          </w:rPr>
          <w:delText xml:space="preserve"> </w:delText>
        </w:r>
      </w:del>
    </w:p>
    <w:p w14:paraId="06612059" w14:textId="20E9FFC6" w:rsidR="00F634ED" w:rsidRDefault="00000000" w:rsidP="003F0338">
      <w:pPr>
        <w:spacing w:after="0" w:line="259" w:lineRule="auto"/>
        <w:ind w:left="0" w:firstLine="0"/>
        <w:jc w:val="left"/>
      </w:pPr>
      <w:r>
        <w:rPr>
          <w:sz w:val="20"/>
        </w:rPr>
        <w:t xml:space="preserve">   </w:t>
      </w:r>
    </w:p>
    <w:p w14:paraId="57229CB2" w14:textId="5B4CAB87" w:rsidR="00F634ED" w:rsidDel="005D1051" w:rsidRDefault="00000000">
      <w:pPr>
        <w:numPr>
          <w:ilvl w:val="0"/>
          <w:numId w:val="29"/>
        </w:numPr>
        <w:ind w:left="487" w:right="107" w:hanging="360"/>
        <w:rPr>
          <w:del w:id="1845" w:author="ALVARO SANCHEZ-CID ROMAN" w:date="2024-01-07T21:21:00Z"/>
        </w:rPr>
      </w:pPr>
      <w:del w:id="1846" w:author="ALVARO SANCHEZ-CID ROMAN" w:date="2024-01-07T21:21:00Z">
        <w:r w:rsidDel="005D1051">
          <w:delText xml:space="preserve">Las líneas laterales y central de servicio son cubiertas por dos (2) Jueces de Línea. </w:delText>
        </w:r>
      </w:del>
    </w:p>
    <w:p w14:paraId="225FC15E" w14:textId="404857FF" w:rsidR="003F0338" w:rsidDel="005D1051" w:rsidRDefault="00000000" w:rsidP="002635A0">
      <w:pPr>
        <w:numPr>
          <w:ilvl w:val="0"/>
          <w:numId w:val="29"/>
        </w:numPr>
        <w:ind w:left="487" w:right="107" w:hanging="360"/>
        <w:rPr>
          <w:del w:id="1847" w:author="ALVARO SANCHEZ-CID ROMAN" w:date="2024-01-07T21:21:00Z"/>
        </w:rPr>
      </w:pPr>
      <w:del w:id="1848" w:author="ALVARO SANCHEZ-CID ROMAN" w:date="2024-01-07T21:21:00Z">
        <w:r w:rsidDel="005D1051">
          <w:delText xml:space="preserve">Las líneas se asignan como en el caso de seis Jueces de Línea con la excepción de que el Juez de la línea central de servicio deberá moverse hacia la lateral no cubierta tras la puesta en juego del servicio. </w:delText>
        </w:r>
      </w:del>
    </w:p>
    <w:p w14:paraId="31B85089" w14:textId="57C05F45" w:rsidR="00F634ED" w:rsidDel="005D1051" w:rsidRDefault="00000000" w:rsidP="002635A0">
      <w:pPr>
        <w:numPr>
          <w:ilvl w:val="0"/>
          <w:numId w:val="29"/>
        </w:numPr>
        <w:ind w:left="487" w:right="107" w:hanging="360"/>
        <w:rPr>
          <w:del w:id="1849" w:author="ALVARO SANCHEZ-CID ROMAN" w:date="2024-01-07T21:21:00Z"/>
        </w:rPr>
      </w:pPr>
      <w:del w:id="1850" w:author="ALVARO SANCHEZ-CID ROMAN" w:date="2024-01-07T21:21:00Z">
        <w:r w:rsidDel="005D1051">
          <w:delText xml:space="preserve">Existe movimiento durante el punto. </w:delText>
        </w:r>
      </w:del>
    </w:p>
    <w:p w14:paraId="3760001F" w14:textId="0A13D208" w:rsidR="00F634ED" w:rsidRDefault="00000000" w:rsidP="003F0338">
      <w:pPr>
        <w:spacing w:after="16" w:line="259" w:lineRule="auto"/>
        <w:ind w:left="113" w:firstLine="0"/>
        <w:jc w:val="left"/>
      </w:pPr>
      <w:del w:id="1851" w:author="ALVARO SANCHEZ-CID ROMAN" w:date="2024-01-07T21:21:00Z">
        <w:r w:rsidDel="005D1051">
          <w:lastRenderedPageBreak/>
          <w:delText xml:space="preserve"> </w:delText>
        </w:r>
      </w:del>
      <w:r>
        <w:rPr>
          <w:b/>
          <w:sz w:val="28"/>
        </w:rPr>
        <w:tab/>
        <w:t xml:space="preserve"> </w:t>
      </w:r>
    </w:p>
    <w:p w14:paraId="78F17103" w14:textId="77777777" w:rsidR="00F634ED" w:rsidRDefault="00000000">
      <w:pPr>
        <w:pStyle w:val="Ttulo1"/>
        <w:ind w:left="152" w:right="74"/>
      </w:pPr>
      <w:r>
        <w:t>APÉNDICE E</w:t>
      </w:r>
      <w:r>
        <w:rPr>
          <w:b w:val="0"/>
        </w:rPr>
        <w:t xml:space="preserve"> </w:t>
      </w:r>
    </w:p>
    <w:p w14:paraId="6189726E" w14:textId="77777777" w:rsidR="00F634ED" w:rsidRDefault="00000000">
      <w:pPr>
        <w:spacing w:after="0" w:line="259" w:lineRule="auto"/>
        <w:ind w:left="0" w:firstLine="0"/>
        <w:jc w:val="left"/>
      </w:pPr>
      <w:r>
        <w:rPr>
          <w:sz w:val="26"/>
        </w:rPr>
        <w:t xml:space="preserve"> </w:t>
      </w:r>
    </w:p>
    <w:p w14:paraId="70F7C6FE" w14:textId="454825BA" w:rsidR="00F634ED" w:rsidRDefault="00000000">
      <w:pPr>
        <w:pStyle w:val="Ttulo2"/>
        <w:spacing w:after="0"/>
        <w:ind w:left="152" w:right="183"/>
        <w:jc w:val="center"/>
      </w:pPr>
      <w:r>
        <w:t xml:space="preserve">PARTIDOS JUGADOS SIN JUEZ DE </w:t>
      </w:r>
      <w:ins w:id="1852" w:author="ALVARO SANCHEZ-CID ROMAN" w:date="2024-01-07T21:21:00Z">
        <w:r w:rsidR="00122A97">
          <w:t>PISTA</w:t>
        </w:r>
      </w:ins>
      <w:del w:id="1853" w:author="ALVARO SANCHEZ-CID ROMAN" w:date="2024-01-07T21:21:00Z">
        <w:r w:rsidDel="00122A97">
          <w:delText>SILLA</w:delText>
        </w:r>
      </w:del>
      <w:r>
        <w:rPr>
          <w:b w:val="0"/>
        </w:rPr>
        <w:t xml:space="preserve"> </w:t>
      </w:r>
    </w:p>
    <w:p w14:paraId="6C99E0BA" w14:textId="77777777" w:rsidR="00F634ED" w:rsidRDefault="00000000">
      <w:pPr>
        <w:spacing w:after="0" w:line="259" w:lineRule="auto"/>
        <w:ind w:left="0" w:firstLine="0"/>
        <w:jc w:val="left"/>
      </w:pPr>
      <w:r>
        <w:rPr>
          <w:sz w:val="26"/>
        </w:rPr>
        <w:t xml:space="preserve"> </w:t>
      </w:r>
    </w:p>
    <w:p w14:paraId="664F337B" w14:textId="77777777" w:rsidR="00F634ED" w:rsidRDefault="00000000">
      <w:pPr>
        <w:ind w:left="127" w:right="107"/>
      </w:pPr>
      <w:r>
        <w:t xml:space="preserve">NOTA PARA LOS JUGADORES </w:t>
      </w:r>
    </w:p>
    <w:p w14:paraId="0776F5E4" w14:textId="77777777" w:rsidR="00F634ED" w:rsidRDefault="00000000">
      <w:pPr>
        <w:spacing w:after="0" w:line="259" w:lineRule="auto"/>
        <w:ind w:left="0" w:firstLine="0"/>
        <w:jc w:val="left"/>
      </w:pPr>
      <w:r>
        <w:rPr>
          <w:sz w:val="26"/>
        </w:rPr>
        <w:t xml:space="preserve"> </w:t>
      </w:r>
    </w:p>
    <w:p w14:paraId="79C3D722" w14:textId="2113D69E" w:rsidR="00F634ED" w:rsidRDefault="00000000">
      <w:pPr>
        <w:ind w:left="127" w:right="107"/>
      </w:pPr>
      <w:r>
        <w:t xml:space="preserve">Es bastante usual que haya partidos jugados sin Juez de </w:t>
      </w:r>
      <w:ins w:id="1854" w:author="ALVARO SANCHEZ-CID ROMAN" w:date="2024-01-07T21:21:00Z">
        <w:r w:rsidR="00122A97">
          <w:t>Pista</w:t>
        </w:r>
      </w:ins>
      <w:del w:id="1855" w:author="ALVARO SANCHEZ-CID ROMAN" w:date="2024-01-07T21:21:00Z">
        <w:r w:rsidDel="00122A97">
          <w:delText>Silla</w:delText>
        </w:r>
      </w:del>
      <w:r>
        <w:t xml:space="preserve">. Todos los Jugadores deberían conocer los siguientes principios cuando jueguen partidos en dichas circunstancias: </w:t>
      </w:r>
    </w:p>
    <w:p w14:paraId="6921331A" w14:textId="77777777" w:rsidR="00F634ED" w:rsidRDefault="00000000">
      <w:pPr>
        <w:spacing w:after="0" w:line="259" w:lineRule="auto"/>
        <w:ind w:left="0" w:firstLine="0"/>
        <w:jc w:val="left"/>
      </w:pPr>
      <w:r>
        <w:rPr>
          <w:sz w:val="28"/>
        </w:rPr>
        <w:t xml:space="preserve"> </w:t>
      </w:r>
    </w:p>
    <w:p w14:paraId="39B2611C" w14:textId="77777777" w:rsidR="00F634ED" w:rsidRDefault="00000000">
      <w:pPr>
        <w:numPr>
          <w:ilvl w:val="0"/>
          <w:numId w:val="30"/>
        </w:numPr>
        <w:ind w:right="107" w:hanging="358"/>
      </w:pPr>
      <w:r>
        <w:t xml:space="preserve">Cada jugador es responsable de los cantos en su lado de la red. </w:t>
      </w:r>
    </w:p>
    <w:p w14:paraId="0B4441E5" w14:textId="77777777" w:rsidR="00F634ED" w:rsidRDefault="00000000">
      <w:pPr>
        <w:numPr>
          <w:ilvl w:val="0"/>
          <w:numId w:val="30"/>
        </w:numPr>
        <w:ind w:right="107" w:hanging="358"/>
      </w:pPr>
      <w:r>
        <w:t xml:space="preserve">Todos los cantos deberán ser hechos con prontitud tras el bote de la pelota y en voz alta de manera que el oponente oiga dichos cantos. </w:t>
      </w:r>
    </w:p>
    <w:p w14:paraId="54A0B60C" w14:textId="77777777" w:rsidR="00F634ED" w:rsidRDefault="00000000">
      <w:pPr>
        <w:numPr>
          <w:ilvl w:val="0"/>
          <w:numId w:val="30"/>
        </w:numPr>
        <w:ind w:right="107" w:hanging="358"/>
      </w:pPr>
      <w:r>
        <w:t xml:space="preserve">Si está en duda, el jugador debe darle el beneficio de la duda a su oponente. </w:t>
      </w:r>
    </w:p>
    <w:p w14:paraId="3474CB9E" w14:textId="529B06D5" w:rsidR="00F634ED" w:rsidRDefault="00000000">
      <w:pPr>
        <w:numPr>
          <w:ilvl w:val="0"/>
          <w:numId w:val="30"/>
        </w:numPr>
        <w:ind w:right="107" w:hanging="358"/>
      </w:pPr>
      <w:r>
        <w:t>Si un jugador canta una pelota “</w:t>
      </w:r>
      <w:proofErr w:type="spellStart"/>
      <w:r>
        <w:t>out</w:t>
      </w:r>
      <w:proofErr w:type="spellEnd"/>
      <w:r>
        <w:t xml:space="preserve">” y se da cuenta que fue buena, </w:t>
      </w:r>
      <w:del w:id="1856" w:author="ALVARO SANCHEZ-CID ROMAN" w:date="2024-01-07T21:22:00Z">
        <w:r w:rsidDel="00122A97">
          <w:delText xml:space="preserve">el punto debería ser repetido, a menos que hubiera sido un golpe ganador o que dicho jugador ya hubiese realizado un canto erróneo anteriormente en el mismo partido. En tales circunstancias, </w:delText>
        </w:r>
      </w:del>
      <w:r>
        <w:t>el jugador que cantó “</w:t>
      </w:r>
      <w:proofErr w:type="spellStart"/>
      <w:r>
        <w:t>out</w:t>
      </w:r>
      <w:proofErr w:type="spellEnd"/>
      <w:r>
        <w:t xml:space="preserve">” perdería el punto. </w:t>
      </w:r>
    </w:p>
    <w:p w14:paraId="7FB43D64" w14:textId="77777777" w:rsidR="00F634ED" w:rsidRDefault="00000000">
      <w:pPr>
        <w:numPr>
          <w:ilvl w:val="0"/>
          <w:numId w:val="30"/>
        </w:numPr>
        <w:spacing w:after="54"/>
        <w:ind w:right="107" w:hanging="358"/>
      </w:pPr>
      <w:r>
        <w:t>El sacador debería cantar el resultado antes de cada</w:t>
      </w:r>
      <w:del w:id="1857" w:author="ALVARO SANCHEZ-CID ROMAN" w:date="2024-01-07T21:22:00Z">
        <w:r w:rsidDel="00122A97">
          <w:delText xml:space="preserve"> primer</w:delText>
        </w:r>
      </w:del>
      <w:r>
        <w:t xml:space="preserve"> servicio y en voz alta de manera que su oponente lo oiga. </w:t>
      </w:r>
    </w:p>
    <w:p w14:paraId="40A43318" w14:textId="0A6878DA" w:rsidR="00F634ED" w:rsidRDefault="00000000">
      <w:pPr>
        <w:numPr>
          <w:ilvl w:val="0"/>
          <w:numId w:val="30"/>
        </w:numPr>
        <w:ind w:right="107" w:hanging="358"/>
      </w:pPr>
      <w:r>
        <w:t xml:space="preserve">Ambos jugadores/parejas son responsables de cantar </w:t>
      </w:r>
      <w:del w:id="1858" w:author="ALVARO SANCHEZ-CID ROMAN" w:date="2024-01-07T21:22:00Z">
        <w:r w:rsidDel="00122A97">
          <w:delText>“net”, “let”</w:delText>
        </w:r>
      </w:del>
      <w:r>
        <w:t>, “</w:t>
      </w:r>
      <w:ins w:id="1859" w:author="ALVARO SANCHEZ-CID ROMAN" w:date="2024-01-07T21:23:00Z">
        <w:r w:rsidR="00122A97">
          <w:t>doble bote</w:t>
        </w:r>
      </w:ins>
      <w:del w:id="1860" w:author="ALVARO SANCHEZ-CID ROMAN" w:date="2024-01-07T21:23:00Z">
        <w:r w:rsidDel="00122A97">
          <w:delText>not-up</w:delText>
        </w:r>
      </w:del>
      <w:r>
        <w:t>” o “</w:t>
      </w:r>
      <w:proofErr w:type="spellStart"/>
      <w:r>
        <w:t>foul</w:t>
      </w:r>
      <w:proofErr w:type="spellEnd"/>
      <w:r>
        <w:t xml:space="preserve"> </w:t>
      </w:r>
      <w:proofErr w:type="spellStart"/>
      <w:r>
        <w:t>Shot</w:t>
      </w:r>
      <w:proofErr w:type="spellEnd"/>
      <w:r>
        <w:t>”. El beneficio de la duda debe operar en el sentido de permitir que el punto continúe, por lo que lo que un jugador no debería cantar “</w:t>
      </w:r>
      <w:proofErr w:type="spellStart"/>
      <w:ins w:id="1861" w:author="ALVARO SANCHEZ-CID ROMAN" w:date="2024-01-07T21:23:00Z">
        <w:r w:rsidR="00122A97">
          <w:t>out</w:t>
        </w:r>
      </w:ins>
      <w:proofErr w:type="spellEnd"/>
      <w:del w:id="1862" w:author="ALVARO SANCHEZ-CID ROMAN" w:date="2024-01-07T21:23:00Z">
        <w:r w:rsidDel="00122A97">
          <w:delText>net</w:delText>
        </w:r>
      </w:del>
      <w:r>
        <w:t xml:space="preserve">”, por ejemplo, salvo que esté 100% seguro de ello. </w:t>
      </w:r>
    </w:p>
    <w:p w14:paraId="7648ECAB" w14:textId="1B4B4133" w:rsidR="00F634ED" w:rsidRDefault="00000000">
      <w:pPr>
        <w:numPr>
          <w:ilvl w:val="0"/>
          <w:numId w:val="30"/>
        </w:numPr>
        <w:ind w:right="107" w:hanging="358"/>
      </w:pPr>
      <w:r>
        <w:t>Los restadores</w:t>
      </w:r>
      <w:del w:id="1863" w:author="ALVARO SANCHEZ-CID ROMAN" w:date="2024-01-07T21:24:00Z">
        <w:r w:rsidDel="00122A97">
          <w:delText xml:space="preserve"> no</w:delText>
        </w:r>
      </w:del>
      <w:r>
        <w:t xml:space="preserve"> pueden cantar las faltas de pie</w:t>
      </w:r>
      <w:ins w:id="1864" w:author="ALVARO SANCHEZ-CID ROMAN" w:date="2024-01-07T21:24:00Z">
        <w:r w:rsidR="00122A97">
          <w:t xml:space="preserve"> en el saque y en la zona de no</w:t>
        </w:r>
      </w:ins>
      <w:ins w:id="1865" w:author="ALVARO SANCHEZ-CID ROMAN" w:date="2024-01-07T21:25:00Z">
        <w:r w:rsidR="00122A97">
          <w:t>-volea</w:t>
        </w:r>
      </w:ins>
      <w:r>
        <w:t xml:space="preserve">, </w:t>
      </w:r>
      <w:ins w:id="1866" w:author="ALVARO SANCHEZ-CID ROMAN" w:date="2024-01-07T21:25:00Z">
        <w:r w:rsidR="00122A97">
          <w:t xml:space="preserve">pero si el contrario no reconoce la falta se debe jugar un </w:t>
        </w:r>
        <w:proofErr w:type="spellStart"/>
        <w:r w:rsidR="00122A97">
          <w:t>Reply</w:t>
        </w:r>
        <w:proofErr w:type="spellEnd"/>
        <w:r w:rsidR="00122A97">
          <w:t>.</w:t>
        </w:r>
      </w:ins>
      <w:del w:id="1867" w:author="ALVARO SANCHEZ-CID ROMAN" w:date="2024-01-07T21:24:00Z">
        <w:r w:rsidDel="00122A97">
          <w:delText>por lo que deberían informar al Juez Árbitro</w:delText>
        </w:r>
      </w:del>
      <w:r>
        <w:t xml:space="preserve">. </w:t>
      </w:r>
    </w:p>
    <w:p w14:paraId="66AC4ADD" w14:textId="3641E962" w:rsidR="00F634ED" w:rsidRDefault="00000000">
      <w:pPr>
        <w:numPr>
          <w:ilvl w:val="0"/>
          <w:numId w:val="30"/>
        </w:numPr>
        <w:ind w:right="107" w:hanging="358"/>
      </w:pPr>
      <w:r>
        <w:t xml:space="preserve">Si un jugador no está de acuerdo con las decisiones o acciones de su oponente, </w:t>
      </w:r>
      <w:ins w:id="1868" w:author="ALVARO SANCHEZ-CID ROMAN" w:date="2024-01-07T21:26:00Z">
        <w:r w:rsidR="00122A97">
          <w:t>puede</w:t>
        </w:r>
      </w:ins>
      <w:del w:id="1869" w:author="ALVARO SANCHEZ-CID ROMAN" w:date="2024-01-07T21:26:00Z">
        <w:r w:rsidDel="00122A97">
          <w:delText>debería</w:delText>
        </w:r>
      </w:del>
      <w:r>
        <w:t xml:space="preserve"> llamar al Juez Árbitro o a su asistente/s</w:t>
      </w:r>
      <w:ins w:id="1870" w:author="ALVARO SANCHEZ-CID ROMAN" w:date="2024-01-07T21:26:00Z">
        <w:r w:rsidR="00122A97">
          <w:t xml:space="preserve"> y reclamar que se arbitre el partido</w:t>
        </w:r>
      </w:ins>
      <w:r>
        <w:t xml:space="preserve">. </w:t>
      </w:r>
    </w:p>
    <w:p w14:paraId="7AC0EC1B" w14:textId="77777777" w:rsidR="00F634ED" w:rsidRDefault="00000000">
      <w:pPr>
        <w:spacing w:after="0" w:line="259" w:lineRule="auto"/>
        <w:ind w:left="0" w:firstLine="0"/>
        <w:jc w:val="left"/>
      </w:pPr>
      <w:r>
        <w:rPr>
          <w:sz w:val="26"/>
        </w:rPr>
        <w:t xml:space="preserve"> </w:t>
      </w:r>
    </w:p>
    <w:p w14:paraId="562EB042" w14:textId="7528EECB" w:rsidR="00F634ED" w:rsidDel="00122A97" w:rsidRDefault="00000000">
      <w:pPr>
        <w:ind w:left="127" w:right="107"/>
        <w:rPr>
          <w:del w:id="1871" w:author="ALVARO SANCHEZ-CID ROMAN" w:date="2024-01-07T21:26:00Z"/>
        </w:rPr>
      </w:pPr>
      <w:del w:id="1872" w:author="ALVARO SANCHEZ-CID ROMAN" w:date="2024-01-07T21:26:00Z">
        <w:r w:rsidDel="00122A97">
          <w:delText xml:space="preserve">Para partidos jugados en pistas de tierra, existen algunos procedimientos adicionales que todos los jugadores deberían seguir: </w:delText>
        </w:r>
      </w:del>
    </w:p>
    <w:p w14:paraId="582CB5E8" w14:textId="2EAFC745" w:rsidR="00F634ED" w:rsidDel="00122A97" w:rsidRDefault="00000000">
      <w:pPr>
        <w:spacing w:after="0" w:line="259" w:lineRule="auto"/>
        <w:ind w:left="0" w:firstLine="0"/>
        <w:jc w:val="left"/>
        <w:rPr>
          <w:del w:id="1873" w:author="ALVARO SANCHEZ-CID ROMAN" w:date="2024-01-07T21:26:00Z"/>
        </w:rPr>
      </w:pPr>
      <w:del w:id="1874" w:author="ALVARO SANCHEZ-CID ROMAN" w:date="2024-01-07T21:26:00Z">
        <w:r w:rsidDel="00122A97">
          <w:rPr>
            <w:sz w:val="28"/>
          </w:rPr>
          <w:delText xml:space="preserve"> </w:delText>
        </w:r>
      </w:del>
    </w:p>
    <w:p w14:paraId="464B6EA1" w14:textId="48F278BD" w:rsidR="00F634ED" w:rsidDel="00122A97" w:rsidRDefault="00000000">
      <w:pPr>
        <w:numPr>
          <w:ilvl w:val="0"/>
          <w:numId w:val="30"/>
        </w:numPr>
        <w:ind w:right="107" w:hanging="358"/>
        <w:rPr>
          <w:del w:id="1875" w:author="ALVARO SANCHEZ-CID ROMAN" w:date="2024-01-07T21:26:00Z"/>
        </w:rPr>
      </w:pPr>
      <w:del w:id="1876" w:author="ALVARO SANCHEZ-CID ROMAN" w:date="2024-01-07T21:26:00Z">
        <w:r w:rsidDel="00122A97">
          <w:delText xml:space="preserve">Las marcas pueden ser inspeccionadas si son de un golpe definitivo o cuando el juego ha sido parado (se permiten devoluciones siempre que el jugador detenga el punto inmediatamente). </w:delText>
        </w:r>
      </w:del>
    </w:p>
    <w:p w14:paraId="56DFFF29" w14:textId="6904F81B" w:rsidR="00F634ED" w:rsidDel="00122A97" w:rsidRDefault="00000000">
      <w:pPr>
        <w:numPr>
          <w:ilvl w:val="0"/>
          <w:numId w:val="30"/>
        </w:numPr>
        <w:ind w:right="107" w:hanging="358"/>
        <w:rPr>
          <w:del w:id="1877" w:author="ALVARO SANCHEZ-CID ROMAN" w:date="2024-01-07T21:26:00Z"/>
        </w:rPr>
      </w:pPr>
      <w:del w:id="1878" w:author="ALVARO SANCHEZ-CID ROMAN" w:date="2024-01-07T21:26:00Z">
        <w:r w:rsidDel="00122A97">
          <w:delText xml:space="preserve">Si un jugador no está seguro del canto de su oponente, deberá preguntarle a éste que le enseñe la marca. El jugador podrá entonces cruzar la red para verla. </w:delText>
        </w:r>
      </w:del>
    </w:p>
    <w:p w14:paraId="6A4CBE94" w14:textId="1E2B0E1A" w:rsidR="00F634ED" w:rsidDel="00122A97" w:rsidRDefault="00000000">
      <w:pPr>
        <w:numPr>
          <w:ilvl w:val="0"/>
          <w:numId w:val="30"/>
        </w:numPr>
        <w:ind w:right="107" w:hanging="358"/>
        <w:rPr>
          <w:del w:id="1879" w:author="ALVARO SANCHEZ-CID ROMAN" w:date="2024-01-07T21:26:00Z"/>
        </w:rPr>
      </w:pPr>
      <w:del w:id="1880" w:author="ALVARO SANCHEZ-CID ROMAN" w:date="2024-01-07T21:26:00Z">
        <w:r w:rsidDel="00122A97">
          <w:delText xml:space="preserve">Si un jugador borra la marca, está concediendo el punto a su oponente. </w:delText>
        </w:r>
      </w:del>
    </w:p>
    <w:p w14:paraId="1D38292E" w14:textId="56077612" w:rsidR="00F634ED" w:rsidDel="00122A97" w:rsidRDefault="00000000">
      <w:pPr>
        <w:numPr>
          <w:ilvl w:val="0"/>
          <w:numId w:val="30"/>
        </w:numPr>
        <w:spacing w:after="28"/>
        <w:ind w:right="107" w:hanging="358"/>
        <w:rPr>
          <w:del w:id="1881" w:author="ALVARO SANCHEZ-CID ROMAN" w:date="2024-01-07T21:26:00Z"/>
        </w:rPr>
      </w:pPr>
      <w:del w:id="1882" w:author="ALVARO SANCHEZ-CID ROMAN" w:date="2024-01-07T21:26:00Z">
        <w:r w:rsidDel="00122A97">
          <w:delText xml:space="preserve">Si no hay acuerdo entre los jugadores una vez vista la marca, el Juez Árbitro puede ser llamado para que tome la decisión definitiva. </w:delText>
        </w:r>
      </w:del>
    </w:p>
    <w:p w14:paraId="0E909564" w14:textId="5A5FB06C" w:rsidR="00F634ED" w:rsidDel="00122A97" w:rsidRDefault="00000000">
      <w:pPr>
        <w:numPr>
          <w:ilvl w:val="0"/>
          <w:numId w:val="30"/>
        </w:numPr>
        <w:ind w:right="107" w:hanging="358"/>
        <w:rPr>
          <w:del w:id="1883" w:author="ALVARO SANCHEZ-CID ROMAN" w:date="2024-01-07T21:26:00Z"/>
        </w:rPr>
      </w:pPr>
      <w:del w:id="1884" w:author="ALVARO SANCHEZ-CID ROMAN" w:date="2024-01-07T21:26:00Z">
        <w:r w:rsidDel="00122A97">
          <w:delText xml:space="preserve">Si un jugador canta una pelota “out”, deberá, en circunstancias normales, ser capaz de enseñar la marca. </w:delText>
        </w:r>
      </w:del>
    </w:p>
    <w:p w14:paraId="5BBFE256" w14:textId="2E3C9CFD" w:rsidR="00F634ED" w:rsidDel="00122A97" w:rsidRDefault="00000000">
      <w:pPr>
        <w:numPr>
          <w:ilvl w:val="0"/>
          <w:numId w:val="30"/>
        </w:numPr>
        <w:ind w:right="107" w:hanging="358"/>
        <w:rPr>
          <w:del w:id="1885" w:author="ALVARO SANCHEZ-CID ROMAN" w:date="2024-01-07T21:26:00Z"/>
        </w:rPr>
      </w:pPr>
      <w:del w:id="1886" w:author="ALVARO SANCHEZ-CID ROMAN" w:date="2024-01-07T21:26:00Z">
        <w:r w:rsidDel="00122A97">
          <w:delText xml:space="preserve">Si un jugador canta una pelota “out” y se concluye que fue buena, el jugador que cantó “out” pierde el punto. </w:delText>
        </w:r>
      </w:del>
    </w:p>
    <w:p w14:paraId="6B5AE23E" w14:textId="665F699A" w:rsidR="00F634ED" w:rsidRDefault="00000000">
      <w:pPr>
        <w:spacing w:after="0" w:line="259" w:lineRule="auto"/>
        <w:ind w:left="0" w:firstLine="0"/>
        <w:jc w:val="left"/>
      </w:pPr>
      <w:del w:id="1887" w:author="ALVARO SANCHEZ-CID ROMAN" w:date="2024-01-07T21:26:00Z">
        <w:r w:rsidDel="00122A97">
          <w:rPr>
            <w:sz w:val="26"/>
          </w:rPr>
          <w:delText xml:space="preserve"> </w:delText>
        </w:r>
      </w:del>
    </w:p>
    <w:p w14:paraId="18A65F09" w14:textId="77777777" w:rsidR="00F634ED" w:rsidRDefault="00000000">
      <w:pPr>
        <w:spacing w:after="265"/>
        <w:ind w:left="127" w:right="107"/>
      </w:pPr>
      <w:r>
        <w:t xml:space="preserve">Aquellos jugadores que “antideportivamente” no sigan estos procedimientos podrían estar sujetos al Apartado II.P Interferencias y al Código de Conducta bajo “Conducta Antideportiva”. </w:t>
      </w:r>
    </w:p>
    <w:p w14:paraId="41988F25" w14:textId="77777777" w:rsidR="00F634ED" w:rsidRDefault="00000000">
      <w:pPr>
        <w:spacing w:after="264"/>
        <w:ind w:left="127" w:right="107"/>
      </w:pPr>
      <w:r>
        <w:t xml:space="preserve">Aquellas cuestiones relativas a estos procedimientos deberán ser referidas al Juez Árbitro. </w:t>
      </w:r>
    </w:p>
    <w:p w14:paraId="14B86519" w14:textId="77777777" w:rsidR="00F634ED" w:rsidRDefault="00000000">
      <w:pPr>
        <w:spacing w:after="252" w:line="259" w:lineRule="auto"/>
        <w:ind w:left="113" w:firstLine="0"/>
        <w:jc w:val="left"/>
      </w:pPr>
      <w:r>
        <w:lastRenderedPageBreak/>
        <w:t xml:space="preserve"> </w:t>
      </w:r>
    </w:p>
    <w:p w14:paraId="010B1DB8" w14:textId="77777777" w:rsidR="00F634ED" w:rsidRDefault="00000000">
      <w:pPr>
        <w:spacing w:after="0" w:line="259" w:lineRule="auto"/>
        <w:ind w:left="0" w:right="945" w:firstLine="0"/>
        <w:jc w:val="center"/>
      </w:pPr>
      <w:r>
        <w:t xml:space="preserve"> </w:t>
      </w:r>
    </w:p>
    <w:p w14:paraId="227FC0B6" w14:textId="77777777" w:rsidR="00F634ED" w:rsidRDefault="00000000">
      <w:pPr>
        <w:spacing w:after="264"/>
        <w:ind w:left="1980" w:right="107"/>
      </w:pPr>
      <w:r>
        <w:t xml:space="preserve">PROCEDIMIENTOS PARA JUECES ÁRBITROS </w:t>
      </w:r>
    </w:p>
    <w:p w14:paraId="1A10C7AF" w14:textId="77777777" w:rsidR="00F634ED" w:rsidRDefault="00000000">
      <w:pPr>
        <w:spacing w:after="0" w:line="259" w:lineRule="auto"/>
        <w:ind w:left="0" w:firstLine="0"/>
        <w:jc w:val="left"/>
      </w:pPr>
      <w:r>
        <w:rPr>
          <w:sz w:val="26"/>
        </w:rPr>
        <w:t xml:space="preserve"> </w:t>
      </w:r>
    </w:p>
    <w:p w14:paraId="10C94115" w14:textId="2C551081" w:rsidR="00F634ED" w:rsidRDefault="00000000">
      <w:pPr>
        <w:ind w:left="127" w:right="107"/>
      </w:pPr>
      <w:r>
        <w:t xml:space="preserve">Dependiendo de la categoría del Torneo, es bastante usual que se jueguen partidos sin Juez de </w:t>
      </w:r>
      <w:ins w:id="1888" w:author="ALVARO SANCHEZ-CID ROMAN" w:date="2024-01-10T12:50:00Z">
        <w:r w:rsidR="009A7D74">
          <w:t>Pista</w:t>
        </w:r>
      </w:ins>
      <w:del w:id="1889" w:author="ALVARO SANCHEZ-CID ROMAN" w:date="2024-01-10T12:50:00Z">
        <w:r w:rsidDel="009A7D74">
          <w:delText>Silla</w:delText>
        </w:r>
      </w:del>
      <w:r>
        <w:t xml:space="preserve">. Estos procedimientos han sido creados con el propósito de que dichos partidos sean llevados a cabo de la manera más similar y consistente posible en todo el mundo. </w:t>
      </w:r>
    </w:p>
    <w:p w14:paraId="13D27CD0" w14:textId="77777777" w:rsidR="00F634ED" w:rsidRDefault="00000000">
      <w:pPr>
        <w:spacing w:after="0" w:line="259" w:lineRule="auto"/>
        <w:ind w:left="0" w:firstLine="0"/>
        <w:jc w:val="left"/>
      </w:pPr>
      <w:r>
        <w:rPr>
          <w:sz w:val="26"/>
        </w:rPr>
        <w:t xml:space="preserve"> </w:t>
      </w:r>
    </w:p>
    <w:p w14:paraId="0D0AFFE9" w14:textId="05964DBD" w:rsidR="00F634ED" w:rsidRDefault="00000000">
      <w:pPr>
        <w:ind w:left="127" w:right="107"/>
      </w:pPr>
      <w:r>
        <w:t xml:space="preserve">En este libro puede usted encontrar una nota para los jugadores, la cual da algunos procedimientos para disputar partidos sin Juez de </w:t>
      </w:r>
      <w:ins w:id="1890" w:author="ALVARO SANCHEZ-CID ROMAN" w:date="2024-01-10T12:50:00Z">
        <w:r w:rsidR="009A7D74">
          <w:t>Pista</w:t>
        </w:r>
      </w:ins>
      <w:del w:id="1891" w:author="ALVARO SANCHEZ-CID ROMAN" w:date="2024-01-10T12:50:00Z">
        <w:r w:rsidDel="009A7D74">
          <w:delText>Silla</w:delText>
        </w:r>
      </w:del>
      <w:r>
        <w:t xml:space="preserve">. Si usted es el Juez Árbitro de algún Torneo en el cual se </w:t>
      </w:r>
      <w:proofErr w:type="gramStart"/>
      <w:r>
        <w:t>vayan  a</w:t>
      </w:r>
      <w:proofErr w:type="gramEnd"/>
      <w:r>
        <w:t xml:space="preserve">  disputar  partidos  en  dichas  circunstancias,  por  favor  asegúrese  de  que  dicha  nota  es expuesta de manera que todos los jugadores puedan verla. </w:t>
      </w:r>
    </w:p>
    <w:p w14:paraId="7A083C49" w14:textId="77777777" w:rsidR="00F634ED" w:rsidRDefault="00000000">
      <w:pPr>
        <w:spacing w:after="0" w:line="259" w:lineRule="auto"/>
        <w:ind w:left="0" w:firstLine="0"/>
        <w:jc w:val="left"/>
      </w:pPr>
      <w:r>
        <w:rPr>
          <w:sz w:val="26"/>
        </w:rPr>
        <w:t xml:space="preserve"> </w:t>
      </w:r>
    </w:p>
    <w:p w14:paraId="28FDAC47" w14:textId="77777777" w:rsidR="00F634ED" w:rsidRDefault="00000000">
      <w:pPr>
        <w:ind w:left="127" w:right="107"/>
      </w:pPr>
      <w:r>
        <w:t xml:space="preserve">Como obviamente pueden ocurrir problemas en dicho tipo de partidos es muy importante que el Juez Árbitro (y sus Asistentes) merodeen las pistas con asiduidad. Los jugadores apreciarán el hecho de tener acceso fácil a un Juez en caso de tener problemas. Los Jueces Árbitros (y sus Asistentes) deberían usar los siguientes procedimientos para manejar las diferentes situaciones que se pueden dar. </w:t>
      </w:r>
    </w:p>
    <w:p w14:paraId="26C6E34E" w14:textId="77777777" w:rsidR="00F634ED" w:rsidRDefault="00000000">
      <w:pPr>
        <w:spacing w:after="0" w:line="259" w:lineRule="auto"/>
        <w:ind w:left="0" w:firstLine="0"/>
        <w:jc w:val="left"/>
      </w:pPr>
      <w:r>
        <w:rPr>
          <w:sz w:val="26"/>
        </w:rPr>
        <w:t xml:space="preserve"> </w:t>
      </w:r>
    </w:p>
    <w:p w14:paraId="370AF410" w14:textId="02F8D573" w:rsidR="00F634ED" w:rsidRDefault="00000000">
      <w:pPr>
        <w:ind w:left="127" w:right="107"/>
      </w:pPr>
      <w:r>
        <w:rPr>
          <w:b/>
        </w:rPr>
        <w:t xml:space="preserve">Disputas sobre botes </w:t>
      </w:r>
      <w:del w:id="1892" w:author="ALVARO SANCHEZ-CID ROMAN" w:date="2024-01-07T21:28:00Z">
        <w:r w:rsidDel="00122A97">
          <w:delText xml:space="preserve">(para partidos </w:delText>
        </w:r>
        <w:r w:rsidDel="00122A97">
          <w:rPr>
            <w:b/>
          </w:rPr>
          <w:delText xml:space="preserve">no </w:delText>
        </w:r>
        <w:r w:rsidDel="00122A97">
          <w:delText xml:space="preserve">jugados en pistas de tierra) </w:delText>
        </w:r>
      </w:del>
    </w:p>
    <w:p w14:paraId="3A41E3A7" w14:textId="77777777" w:rsidR="00F634ED" w:rsidRDefault="00000000">
      <w:pPr>
        <w:spacing w:after="0" w:line="259" w:lineRule="auto"/>
        <w:ind w:left="0" w:firstLine="0"/>
        <w:jc w:val="left"/>
      </w:pPr>
      <w:r>
        <w:rPr>
          <w:sz w:val="26"/>
        </w:rPr>
        <w:t xml:space="preserve"> </w:t>
      </w:r>
    </w:p>
    <w:p w14:paraId="0CC74F58" w14:textId="77777777" w:rsidR="00F634ED" w:rsidRDefault="00000000">
      <w:pPr>
        <w:ind w:left="127" w:right="107"/>
      </w:pPr>
      <w:r>
        <w:t xml:space="preserve">Si el Juez Árbitro es llamado a la pista en relación con un canto efectuado y no estaba mirando el partido, debería preguntar al jugador que realizó el canto (en su lado de la red) si está seguro de dicho canto. Si el jugador confirma el canto, el punto se mantiene con dicho canto. </w:t>
      </w:r>
    </w:p>
    <w:p w14:paraId="553B95FE" w14:textId="6A6B1315" w:rsidR="00F634ED" w:rsidRDefault="00000000">
      <w:pPr>
        <w:spacing w:after="3" w:line="232" w:lineRule="auto"/>
        <w:ind w:left="108" w:right="100" w:hanging="10"/>
      </w:pPr>
      <w:r>
        <w:rPr>
          <w:i/>
        </w:rPr>
        <w:t xml:space="preserve">Si parece que sería beneficioso arbitrar el partido, intente encontrar un Juez de </w:t>
      </w:r>
      <w:ins w:id="1893" w:author="ALVARO SANCHEZ-CID ROMAN" w:date="2024-01-07T21:29:00Z">
        <w:r w:rsidR="00122A97">
          <w:rPr>
            <w:i/>
          </w:rPr>
          <w:t>Pista</w:t>
        </w:r>
      </w:ins>
      <w:del w:id="1894" w:author="ALVARO SANCHEZ-CID ROMAN" w:date="2024-01-07T21:29:00Z">
        <w:r w:rsidDel="00122A97">
          <w:rPr>
            <w:i/>
          </w:rPr>
          <w:delText>Silla</w:delText>
        </w:r>
      </w:del>
      <w:r>
        <w:rPr>
          <w:i/>
        </w:rPr>
        <w:t xml:space="preserve"> que asuma la responsabilidad de arbitrar el partido</w:t>
      </w:r>
      <w:del w:id="1895" w:author="ALVARO SANCHEZ-CID ROMAN" w:date="2024-01-07T21:29:00Z">
        <w:r w:rsidDel="00122A97">
          <w:rPr>
            <w:i/>
          </w:rPr>
          <w:delText xml:space="preserve"> desde la Silla</w:delText>
        </w:r>
      </w:del>
      <w:r>
        <w:rPr>
          <w:i/>
        </w:rPr>
        <w:t>. Si no es posible (</w:t>
      </w:r>
      <w:proofErr w:type="spellStart"/>
      <w:r>
        <w:rPr>
          <w:i/>
        </w:rPr>
        <w:t>p.e</w:t>
      </w:r>
      <w:proofErr w:type="spellEnd"/>
      <w:r>
        <w:rPr>
          <w:i/>
        </w:rPr>
        <w:t>. por no tener disponible un Árbitro con experiencia</w:t>
      </w:r>
      <w:del w:id="1896" w:author="ALVARO SANCHEZ-CID ROMAN" w:date="2024-01-07T21:29:00Z">
        <w:r w:rsidDel="00122A97">
          <w:rPr>
            <w:i/>
          </w:rPr>
          <w:delText xml:space="preserve"> o por no haber Silla en la pista</w:delText>
        </w:r>
      </w:del>
      <w:r>
        <w:rPr>
          <w:i/>
        </w:rPr>
        <w:t xml:space="preserve">), otra opción es que el Juez Árbitro o uno de sus Asistentes se quede en la pista (o en sus aledaños </w:t>
      </w:r>
      <w:proofErr w:type="gramStart"/>
      <w:r>
        <w:rPr>
          <w:i/>
        </w:rPr>
        <w:t>en caso que</w:t>
      </w:r>
      <w:proofErr w:type="gramEnd"/>
      <w:r>
        <w:rPr>
          <w:i/>
        </w:rPr>
        <w:t xml:space="preserve"> la valla permita una buena visión y poder así atender otras cuestiones) para ver el resto del partido. En tal caso, debería decirles a los jugadores que corregirá cualquier claro error efectuado por un jugador al realizar cualquier canto y que entonces, dicho jugador perderá el </w:t>
      </w:r>
      <w:commentRangeStart w:id="1897"/>
      <w:r>
        <w:rPr>
          <w:i/>
        </w:rPr>
        <w:t>punto</w:t>
      </w:r>
      <w:commentRangeEnd w:id="1897"/>
      <w:r w:rsidR="004700FB">
        <w:rPr>
          <w:rStyle w:val="Refdecomentario"/>
        </w:rPr>
        <w:commentReference w:id="1897"/>
      </w:r>
      <w:r>
        <w:rPr>
          <w:i/>
        </w:rPr>
        <w:t>.</w:t>
      </w:r>
      <w:r>
        <w:t xml:space="preserve"> </w:t>
      </w:r>
    </w:p>
    <w:p w14:paraId="69F625DC" w14:textId="77777777" w:rsidR="00F634ED" w:rsidRDefault="00000000">
      <w:pPr>
        <w:spacing w:after="0" w:line="259" w:lineRule="auto"/>
        <w:ind w:left="0" w:firstLine="0"/>
        <w:jc w:val="left"/>
      </w:pPr>
      <w:r>
        <w:rPr>
          <w:sz w:val="15"/>
        </w:rPr>
        <w:t xml:space="preserve"> </w:t>
      </w:r>
    </w:p>
    <w:p w14:paraId="23175B0A" w14:textId="77777777" w:rsidR="00F634ED" w:rsidRDefault="00000000">
      <w:pPr>
        <w:spacing w:after="54" w:line="216" w:lineRule="auto"/>
        <w:ind w:left="0" w:right="9876" w:firstLine="0"/>
        <w:jc w:val="left"/>
      </w:pPr>
      <w:r>
        <w:rPr>
          <w:sz w:val="20"/>
        </w:rPr>
        <w:t xml:space="preserve">  </w:t>
      </w:r>
    </w:p>
    <w:p w14:paraId="520C5A9C" w14:textId="05581283" w:rsidR="00F634ED" w:rsidDel="00122A97" w:rsidRDefault="00000000">
      <w:pPr>
        <w:ind w:left="127" w:right="107"/>
        <w:rPr>
          <w:del w:id="1898" w:author="ALVARO SANCHEZ-CID ROMAN" w:date="2024-01-07T21:31:00Z"/>
        </w:rPr>
      </w:pPr>
      <w:del w:id="1899" w:author="ALVARO SANCHEZ-CID ROMAN" w:date="2024-01-07T21:31:00Z">
        <w:r w:rsidDel="00122A97">
          <w:delText xml:space="preserve">Si el Juez Árbitro (o Asistente) está fuera de la pista viendo un partido y un jugador comete un flagrante canto erróneo, puede ir a la pista y decirle al jugador que dicho canto incorrecto ha producido una interferencia involuntaria a su oponente y que el punto debe repetirse, salvo que se tratase de un golpe ganador en cuyo caso el punto se concederá a quien golpeó la pelota. Además le informará   que   posteriores   cantos   claramente   incorrectos   pueden   ser   considerados   como interferencias deliberadas y  perder por ello el punto. En añadidura, una Infracción de Código por Conducta Antideportiva puede ser dada al jugador si el Juez Árbitro (o Asistente) está seguro que el jugador ha realizado dicho canto incorrecto deliberadamente. </w:delText>
        </w:r>
      </w:del>
    </w:p>
    <w:p w14:paraId="3EFCF38E" w14:textId="1ECAD819" w:rsidR="00F634ED" w:rsidRDefault="00000000">
      <w:pPr>
        <w:spacing w:after="0" w:line="259" w:lineRule="auto"/>
        <w:ind w:left="0" w:firstLine="0"/>
        <w:jc w:val="left"/>
      </w:pPr>
      <w:del w:id="1900" w:author="ALVARO SANCHEZ-CID ROMAN" w:date="2024-01-07T21:31:00Z">
        <w:r w:rsidDel="00122A97">
          <w:rPr>
            <w:sz w:val="26"/>
          </w:rPr>
          <w:delText xml:space="preserve"> </w:delText>
        </w:r>
      </w:del>
    </w:p>
    <w:p w14:paraId="0918631C" w14:textId="536736B9" w:rsidR="00F634ED" w:rsidDel="004700FB" w:rsidRDefault="00000000">
      <w:pPr>
        <w:ind w:left="127" w:right="107"/>
        <w:rPr>
          <w:del w:id="1901" w:author="ALVARO SANCHEZ-CID ROMAN" w:date="2024-01-07T21:33:00Z"/>
        </w:rPr>
      </w:pPr>
      <w:del w:id="1902" w:author="ALVARO SANCHEZ-CID ROMAN" w:date="2024-01-07T21:33:00Z">
        <w:r w:rsidDel="004700FB">
          <w:delText xml:space="preserve">El Juez Árbitro (y sus Asistentes) deben tomar todas las precauciones de no inmiscuirse demasiado en los partidos cuando no sea realmente necesario ni usar la Regla de la Interferencia en cantos ajustados incorrectamente cantados. A modo de práctica, antes de usar dicha regla excepcional, deberán estar realmente seguros que ha sido realizado un canto flagrantemente erróneo. Y como comentario deseo añadirles que, cuando una pelota bota claramente fuera pero el jugador por error la </w:delText>
        </w:r>
        <w:r w:rsidDel="004700FB">
          <w:lastRenderedPageBreak/>
          <w:delText xml:space="preserve">continúa, nunca paramos el punto para corregir dicho error, por ello, por analogía debemos ser muy cautos a la hora de usar dicha Regla. </w:delText>
        </w:r>
      </w:del>
    </w:p>
    <w:p w14:paraId="079ED875" w14:textId="39AB39BD" w:rsidR="00F634ED" w:rsidRDefault="00000000">
      <w:pPr>
        <w:spacing w:after="0" w:line="259" w:lineRule="auto"/>
        <w:ind w:left="0" w:firstLine="0"/>
        <w:jc w:val="left"/>
      </w:pPr>
      <w:del w:id="1903" w:author="ALVARO SANCHEZ-CID ROMAN" w:date="2024-01-07T21:33:00Z">
        <w:r w:rsidDel="004700FB">
          <w:rPr>
            <w:sz w:val="26"/>
          </w:rPr>
          <w:delText xml:space="preserve"> </w:delText>
        </w:r>
      </w:del>
    </w:p>
    <w:p w14:paraId="73E2A537" w14:textId="5F4EE738" w:rsidR="00F634ED" w:rsidDel="004700FB" w:rsidRDefault="00000000">
      <w:pPr>
        <w:pStyle w:val="Ttulo2"/>
        <w:ind w:left="137" w:right="174"/>
        <w:rPr>
          <w:del w:id="1904" w:author="ALVARO SANCHEZ-CID ROMAN" w:date="2024-01-07T21:33:00Z"/>
        </w:rPr>
      </w:pPr>
      <w:del w:id="1905" w:author="ALVARO SANCHEZ-CID ROMAN" w:date="2024-01-07T21:33:00Z">
        <w:r w:rsidDel="004700FB">
          <w:delText xml:space="preserve">Disputas sobre marcas </w:delText>
        </w:r>
        <w:r w:rsidDel="004700FB">
          <w:rPr>
            <w:b w:val="0"/>
          </w:rPr>
          <w:delText>(</w:delText>
        </w:r>
        <w:r w:rsidDel="004700FB">
          <w:delText xml:space="preserve">sólo </w:delText>
        </w:r>
        <w:r w:rsidDel="004700FB">
          <w:rPr>
            <w:b w:val="0"/>
          </w:rPr>
          <w:delText xml:space="preserve">en pistas de tierra) </w:delText>
        </w:r>
      </w:del>
    </w:p>
    <w:p w14:paraId="58E92F55" w14:textId="07A32012" w:rsidR="00F634ED" w:rsidDel="004700FB" w:rsidRDefault="00000000">
      <w:pPr>
        <w:spacing w:after="0" w:line="259" w:lineRule="auto"/>
        <w:ind w:left="0" w:firstLine="0"/>
        <w:jc w:val="left"/>
        <w:rPr>
          <w:del w:id="1906" w:author="ALVARO SANCHEZ-CID ROMAN" w:date="2024-01-07T21:33:00Z"/>
        </w:rPr>
      </w:pPr>
      <w:del w:id="1907" w:author="ALVARO SANCHEZ-CID ROMAN" w:date="2024-01-07T21:33:00Z">
        <w:r w:rsidDel="004700FB">
          <w:rPr>
            <w:sz w:val="26"/>
          </w:rPr>
          <w:delText xml:space="preserve"> </w:delText>
        </w:r>
      </w:del>
    </w:p>
    <w:p w14:paraId="04C9AF91" w14:textId="023230C3" w:rsidR="00F634ED" w:rsidDel="004700FB" w:rsidRDefault="00000000">
      <w:pPr>
        <w:spacing w:after="60"/>
        <w:ind w:left="127" w:right="107"/>
        <w:rPr>
          <w:del w:id="1908" w:author="ALVARO SANCHEZ-CID ROMAN" w:date="2024-01-07T21:33:00Z"/>
        </w:rPr>
      </w:pPr>
      <w:del w:id="1909" w:author="ALVARO SANCHEZ-CID ROMAN" w:date="2024-01-07T21:33:00Z">
        <w:r w:rsidDel="004700FB">
          <w:delText xml:space="preserve">Si el Juez Árbitro (o Asistente) es llamado a la pista para resolver una disputa sobre una marca, deberá previamente preguntar si están de acuerdo con la ubicación de la marca en cuestión. Si están de acuerdo, simplemente deberá decidir si dicha marca es buena o mala. Si no están de acuerdo en cuál es la marca correcta, antes de ver ninguna de ellas, deberá preguntar aquellas cuestiones a ambos jugadores que le lleven a determinar qué tipo de golpe fue efectuado, fuerte o suave, recto o con efecto, cruzado o paralelo,… y poder así identificar la marca correcta.  </w:delText>
        </w:r>
      </w:del>
    </w:p>
    <w:p w14:paraId="4860FF6E" w14:textId="4747D737" w:rsidR="00F634ED" w:rsidDel="004700FB" w:rsidRDefault="00000000">
      <w:pPr>
        <w:spacing w:after="61"/>
        <w:ind w:left="127" w:right="107"/>
        <w:rPr>
          <w:del w:id="1910" w:author="ALVARO SANCHEZ-CID ROMAN" w:date="2024-01-07T21:33:00Z"/>
        </w:rPr>
      </w:pPr>
      <w:del w:id="1911" w:author="ALVARO SANCHEZ-CID ROMAN" w:date="2024-01-07T21:33:00Z">
        <w:r w:rsidDel="004700FB">
          <w:delText xml:space="preserve">Si dicha información no sirve de ayuda, el canto efectuado por el jugador del lado donde está la marca será dado por válido. </w:delText>
        </w:r>
      </w:del>
    </w:p>
    <w:p w14:paraId="4C33E9D0" w14:textId="7D2336CD" w:rsidR="00F634ED" w:rsidDel="004700FB" w:rsidRDefault="00000000">
      <w:pPr>
        <w:spacing w:after="83" w:line="259" w:lineRule="auto"/>
        <w:ind w:left="113" w:firstLine="0"/>
        <w:jc w:val="left"/>
        <w:rPr>
          <w:del w:id="1912" w:author="ALVARO SANCHEZ-CID ROMAN" w:date="2024-01-07T21:33:00Z"/>
        </w:rPr>
      </w:pPr>
      <w:del w:id="1913" w:author="ALVARO SANCHEZ-CID ROMAN" w:date="2024-01-07T21:33:00Z">
        <w:r w:rsidDel="004700FB">
          <w:delText xml:space="preserve"> </w:delText>
        </w:r>
      </w:del>
    </w:p>
    <w:p w14:paraId="7E9DBC02" w14:textId="1BF8A7E6" w:rsidR="00F634ED" w:rsidDel="004700FB" w:rsidRDefault="00000000">
      <w:pPr>
        <w:ind w:left="127" w:right="107"/>
        <w:rPr>
          <w:del w:id="1914" w:author="ALVARO SANCHEZ-CID ROMAN" w:date="2024-01-07T21:33:00Z"/>
        </w:rPr>
      </w:pPr>
      <w:del w:id="1915" w:author="ALVARO SANCHEZ-CID ROMAN" w:date="2024-01-07T21:33:00Z">
        <w:r w:rsidDel="004700FB">
          <w:delText xml:space="preserve">Si un jugador ha cantado una bola “out” pero no puede encontrar una marca que mostrar a su oponente, el Juez Árbitro debería preguntar a los jugadores qué tipo de golpe se jugó y qué dirección llevaba. Ello puede ayudar a determinar la marca correcta. Si esta información no ayuda a localizarla, el canto “out” original permanecerá. El Juez Árbitro debería recordar al jugador que en circunstancias normales debe ser capaz de mostrar una marca cuando cante una bola “out”. Podría ser aconsejable que el Juez Árbitro se quede en los alrededores de la pista durante lo que reste de partido.    </w:delText>
        </w:r>
      </w:del>
    </w:p>
    <w:p w14:paraId="044284B4" w14:textId="2D4DE35F" w:rsidR="00F634ED" w:rsidRDefault="00000000">
      <w:pPr>
        <w:spacing w:after="0" w:line="259" w:lineRule="auto"/>
        <w:ind w:left="0" w:firstLine="0"/>
        <w:jc w:val="left"/>
      </w:pPr>
      <w:del w:id="1916" w:author="ALVARO SANCHEZ-CID ROMAN" w:date="2024-01-07T21:33:00Z">
        <w:r w:rsidDel="004700FB">
          <w:delText xml:space="preserve"> </w:delText>
        </w:r>
      </w:del>
    </w:p>
    <w:p w14:paraId="06E99721" w14:textId="77777777" w:rsidR="00F634ED" w:rsidRDefault="00000000">
      <w:pPr>
        <w:spacing w:after="0" w:line="259" w:lineRule="auto"/>
        <w:ind w:left="0" w:firstLine="0"/>
        <w:jc w:val="left"/>
      </w:pPr>
      <w:r>
        <w:rPr>
          <w:sz w:val="26"/>
        </w:rPr>
        <w:t xml:space="preserve"> </w:t>
      </w:r>
    </w:p>
    <w:p w14:paraId="4A578722" w14:textId="77777777" w:rsidR="00F634ED" w:rsidRDefault="00000000">
      <w:pPr>
        <w:pStyle w:val="Ttulo2"/>
        <w:ind w:left="137" w:right="174"/>
      </w:pPr>
      <w:r>
        <w:t>Disputas sobre el tanteo</w:t>
      </w:r>
      <w:r>
        <w:rPr>
          <w:b w:val="0"/>
        </w:rPr>
        <w:t xml:space="preserve"> </w:t>
      </w:r>
    </w:p>
    <w:p w14:paraId="1AE7FB65" w14:textId="77777777" w:rsidR="00F634ED" w:rsidRDefault="00000000">
      <w:pPr>
        <w:spacing w:after="0" w:line="259" w:lineRule="auto"/>
        <w:ind w:left="0" w:firstLine="0"/>
        <w:jc w:val="left"/>
      </w:pPr>
      <w:r>
        <w:rPr>
          <w:sz w:val="26"/>
        </w:rPr>
        <w:t xml:space="preserve"> </w:t>
      </w:r>
    </w:p>
    <w:p w14:paraId="50A41593" w14:textId="77777777" w:rsidR="00F634ED" w:rsidRDefault="00000000">
      <w:pPr>
        <w:ind w:left="127" w:right="107"/>
      </w:pPr>
      <w:r>
        <w:t xml:space="preserve">Si el Juez Árbitro (o Asistente) es llamado a la pista para resolver disputas sobre el tanteo, debería preguntar a los jugadores de manera que se informe en qué puntos o juegos están de acuerdo. Sólo los puntos o juegos en que ambos estén de acuerdo se mantendrán. </w:t>
      </w:r>
    </w:p>
    <w:p w14:paraId="41DC97F9" w14:textId="77777777" w:rsidR="00F634ED" w:rsidRDefault="00000000">
      <w:pPr>
        <w:spacing w:after="0" w:line="259" w:lineRule="auto"/>
        <w:ind w:left="0" w:firstLine="0"/>
        <w:jc w:val="left"/>
      </w:pPr>
      <w:r>
        <w:rPr>
          <w:sz w:val="26"/>
        </w:rPr>
        <w:t xml:space="preserve"> </w:t>
      </w:r>
    </w:p>
    <w:p w14:paraId="46BEF0B1" w14:textId="63FDC787" w:rsidR="00F634ED" w:rsidDel="004700FB" w:rsidRDefault="00000000">
      <w:pPr>
        <w:ind w:left="127" w:right="107"/>
        <w:rPr>
          <w:del w:id="1917" w:author="ALVARO SANCHEZ-CID ROMAN" w:date="2024-01-07T21:34:00Z"/>
        </w:rPr>
      </w:pPr>
      <w:del w:id="1918" w:author="ALVARO SANCHEZ-CID ROMAN" w:date="2024-01-07T21:34:00Z">
        <w:r w:rsidDel="004700FB">
          <w:delText xml:space="preserve">Por ejemplo, un jugador dice que es 30/40 y el oponente que es 40/30. Como Juez Árbitro, descubre que no están de acuerdo en quien ganó el primer punto del juego, con lo que la decisión sería continuar desde 30/30, pues ambos están de acuerdo en que ganaron dos puntos cada uno en dicho juego. </w:delText>
        </w:r>
      </w:del>
    </w:p>
    <w:p w14:paraId="262489D9" w14:textId="19DC67C1" w:rsidR="00F634ED" w:rsidRDefault="00000000">
      <w:pPr>
        <w:spacing w:after="0" w:line="259" w:lineRule="auto"/>
        <w:ind w:left="0" w:firstLine="0"/>
        <w:jc w:val="left"/>
      </w:pPr>
      <w:del w:id="1919" w:author="ALVARO SANCHEZ-CID ROMAN" w:date="2024-01-07T21:34:00Z">
        <w:r w:rsidDel="004700FB">
          <w:rPr>
            <w:sz w:val="26"/>
          </w:rPr>
          <w:delText xml:space="preserve"> </w:delText>
        </w:r>
      </w:del>
    </w:p>
    <w:p w14:paraId="62C9119D" w14:textId="7D824154" w:rsidR="00F634ED" w:rsidDel="004700FB" w:rsidRDefault="00000000">
      <w:pPr>
        <w:ind w:left="127" w:right="107"/>
        <w:rPr>
          <w:del w:id="1920" w:author="ALVARO SANCHEZ-CID ROMAN" w:date="2024-01-07T21:34:00Z"/>
        </w:rPr>
      </w:pPr>
      <w:del w:id="1921" w:author="ALVARO SANCHEZ-CID ROMAN" w:date="2024-01-07T21:34:00Z">
        <w:r w:rsidDel="004700FB">
          <w:delText xml:space="preserve">Cuando un juego está en disputa, se aplican los mismos principios. Por ejemplo, un jugador dice que está ganando 6-5 y su oponente dice que es él quien gana 6-5. Tras discutir con los jugadores, el Juez Árbitro descubre que la disputa está en conocer quien ganó el primer juego pues es dicho juego en el que no están de acuerdo. La decisión correcta es continuar el partido desde 5-5, pues como antes ambos están de a acuerdo que cada uno de ellos ha ganado al menos 5 juegos. El jugador que restó en el último juego será quien deba servir en el siguiente. </w:delText>
        </w:r>
      </w:del>
    </w:p>
    <w:p w14:paraId="56B58E53" w14:textId="09112F3A" w:rsidR="00F634ED" w:rsidRDefault="00000000">
      <w:pPr>
        <w:spacing w:after="0" w:line="259" w:lineRule="auto"/>
        <w:ind w:left="0" w:firstLine="0"/>
        <w:jc w:val="left"/>
      </w:pPr>
      <w:del w:id="1922" w:author="ALVARO SANCHEZ-CID ROMAN" w:date="2024-01-07T21:34:00Z">
        <w:r w:rsidDel="004700FB">
          <w:rPr>
            <w:sz w:val="26"/>
          </w:rPr>
          <w:delText xml:space="preserve"> </w:delText>
        </w:r>
      </w:del>
    </w:p>
    <w:p w14:paraId="0E21DB46" w14:textId="77777777" w:rsidR="00F634ED" w:rsidRDefault="00000000">
      <w:pPr>
        <w:ind w:left="127" w:right="107"/>
      </w:pPr>
      <w:r>
        <w:t>Tras resolver cualquier disputa de tanteo, es importante que el Juez Árbitro (o Asistente) ponga énfasis en el procedimiento de que el sacador debe cantar el tanteo antes de cada</w:t>
      </w:r>
      <w:del w:id="1923" w:author="ALVARO SANCHEZ-CID ROMAN" w:date="2024-01-07T21:35:00Z">
        <w:r w:rsidDel="004700FB">
          <w:delText xml:space="preserve"> primer</w:delText>
        </w:r>
      </w:del>
      <w:r>
        <w:t xml:space="preserve"> servicio y en voz alta de manera que su oponente lo oiga. </w:t>
      </w:r>
    </w:p>
    <w:p w14:paraId="43E5CD18" w14:textId="77777777" w:rsidR="00F634ED" w:rsidRDefault="00000000">
      <w:pPr>
        <w:spacing w:after="0" w:line="259" w:lineRule="auto"/>
        <w:ind w:left="0" w:firstLine="0"/>
        <w:jc w:val="left"/>
      </w:pPr>
      <w:r>
        <w:rPr>
          <w:sz w:val="26"/>
        </w:rPr>
        <w:t xml:space="preserve"> </w:t>
      </w:r>
    </w:p>
    <w:p w14:paraId="61F9E231" w14:textId="77777777" w:rsidR="00F634ED" w:rsidRDefault="00000000">
      <w:pPr>
        <w:pStyle w:val="Ttulo2"/>
        <w:ind w:left="137" w:right="174"/>
      </w:pPr>
      <w:r>
        <w:t>Otras disputas</w:t>
      </w:r>
      <w:r>
        <w:rPr>
          <w:b w:val="0"/>
        </w:rPr>
        <w:t xml:space="preserve"> </w:t>
      </w:r>
    </w:p>
    <w:p w14:paraId="4A674EC9" w14:textId="77777777" w:rsidR="00F634ED" w:rsidRDefault="00000000">
      <w:pPr>
        <w:spacing w:after="0" w:line="259" w:lineRule="auto"/>
        <w:ind w:left="0" w:firstLine="0"/>
        <w:jc w:val="left"/>
      </w:pPr>
      <w:r>
        <w:rPr>
          <w:sz w:val="26"/>
        </w:rPr>
        <w:t xml:space="preserve"> </w:t>
      </w:r>
    </w:p>
    <w:p w14:paraId="78465ED1" w14:textId="409D4D78" w:rsidR="00F634ED" w:rsidRDefault="00000000">
      <w:pPr>
        <w:ind w:left="127" w:right="107"/>
      </w:pPr>
      <w:r>
        <w:t xml:space="preserve">Cuando hay disputas sobre nets, doble bote, etc., el Juez Árbitro (o Asistente) debería intentar conocer de los jugadores lo que realmente pasó y actuar en consecuencia confirmando el canto o repitiendo el </w:t>
      </w:r>
      <w:ins w:id="1924" w:author="ALVARO SANCHEZ-CID ROMAN" w:date="2024-01-07T21:36:00Z">
        <w:r w:rsidR="004700FB">
          <w:t>rally</w:t>
        </w:r>
      </w:ins>
      <w:del w:id="1925" w:author="ALVARO SANCHEZ-CID ROMAN" w:date="2024-01-07T21:36:00Z">
        <w:r w:rsidDel="004700FB">
          <w:delText>punto</w:delText>
        </w:r>
      </w:del>
      <w:r>
        <w:t xml:space="preserve"> según estime conveniente. El beneficio de la duda debería operar en el sentido de dejar que </w:t>
      </w:r>
      <w:r>
        <w:lastRenderedPageBreak/>
        <w:t>el punto continúe, por lo que un jugador no debería cantar un “</w:t>
      </w:r>
      <w:proofErr w:type="spellStart"/>
      <w:ins w:id="1926" w:author="ALVARO SANCHEZ-CID ROMAN" w:date="2024-01-07T21:36:00Z">
        <w:r w:rsidR="004700FB">
          <w:t>out</w:t>
        </w:r>
      </w:ins>
      <w:proofErr w:type="spellEnd"/>
      <w:del w:id="1927" w:author="ALVARO SANCHEZ-CID ROMAN" w:date="2024-01-07T21:36:00Z">
        <w:r w:rsidDel="004700FB">
          <w:delText>net</w:delText>
        </w:r>
      </w:del>
      <w:r>
        <w:t xml:space="preserve">”, por ejemplo, salvo que esté 100% seguro.  </w:t>
      </w:r>
    </w:p>
    <w:p w14:paraId="3EB0640C" w14:textId="77777777" w:rsidR="00F634ED" w:rsidRDefault="00000000">
      <w:pPr>
        <w:spacing w:after="0" w:line="259" w:lineRule="auto"/>
        <w:ind w:left="0" w:firstLine="0"/>
        <w:jc w:val="left"/>
      </w:pPr>
      <w:r>
        <w:rPr>
          <w:sz w:val="26"/>
        </w:rPr>
        <w:t xml:space="preserve"> </w:t>
      </w:r>
    </w:p>
    <w:p w14:paraId="0FFAFE66" w14:textId="5C4204B7" w:rsidR="00F634ED" w:rsidDel="004700FB" w:rsidRDefault="00000000">
      <w:pPr>
        <w:ind w:left="127" w:right="107"/>
        <w:rPr>
          <w:del w:id="1928" w:author="ALVARO SANCHEZ-CID ROMAN" w:date="2024-01-07T21:37:00Z"/>
        </w:rPr>
      </w:pPr>
      <w:del w:id="1929" w:author="ALVARO SANCHEZ-CID ROMAN" w:date="2024-01-07T21:37:00Z">
        <w:r w:rsidDel="004700FB">
          <w:delText xml:space="preserve">Las Faltas de Pie sólo pueden ser cantadas por el Juez Árbitro (o Asistente) y nunca por el restador. Sin embargo, para cantar faltas de pie, el árbitro debe estar en pista. Las faltas de pie nunca deben ser cantadas desde fuera de la pista. </w:delText>
        </w:r>
      </w:del>
    </w:p>
    <w:p w14:paraId="2AFE40F5" w14:textId="6BBBBC1E" w:rsidR="00F634ED" w:rsidRDefault="00000000">
      <w:pPr>
        <w:spacing w:after="0" w:line="259" w:lineRule="auto"/>
        <w:ind w:left="0" w:firstLine="0"/>
        <w:jc w:val="left"/>
      </w:pPr>
      <w:del w:id="1930" w:author="ALVARO SANCHEZ-CID ROMAN" w:date="2024-01-07T21:37:00Z">
        <w:r w:rsidDel="004700FB">
          <w:rPr>
            <w:sz w:val="26"/>
          </w:rPr>
          <w:delText xml:space="preserve"> </w:delText>
        </w:r>
      </w:del>
    </w:p>
    <w:p w14:paraId="770ECFCA" w14:textId="77777777" w:rsidR="00F634ED" w:rsidRDefault="00000000">
      <w:pPr>
        <w:ind w:left="127" w:right="107"/>
      </w:pPr>
      <w:r>
        <w:t xml:space="preserve">Las Infracciones del Código y de Tiempo sólo pueden ser sancionadas por el Juez Árbitro (o Asistente), por ello es muy importante que haya Jueces observando la conducta de los jugadores y entrenadores. Cuando realice una de las anteriores sanciones citadas, el Juez Árbitro (o Asistente) debería ir a la pista tan pronto le sea posible tras la infracción y brevemente informar a los jugadores que una Infracción al Código o de Tiempo ha sido </w:t>
      </w:r>
      <w:commentRangeStart w:id="1931"/>
      <w:r>
        <w:t>sancionada</w:t>
      </w:r>
      <w:commentRangeEnd w:id="1931"/>
      <w:r w:rsidR="004700FB">
        <w:rPr>
          <w:rStyle w:val="Refdecomentario"/>
        </w:rPr>
        <w:commentReference w:id="1931"/>
      </w:r>
      <w:r>
        <w:t xml:space="preserve">. </w:t>
      </w:r>
    </w:p>
    <w:p w14:paraId="0E4681F4" w14:textId="77777777" w:rsidR="00F634ED" w:rsidRDefault="00000000">
      <w:pPr>
        <w:spacing w:after="0" w:line="259" w:lineRule="auto"/>
        <w:ind w:left="0" w:firstLine="0"/>
        <w:jc w:val="left"/>
      </w:pPr>
      <w:r>
        <w:rPr>
          <w:sz w:val="26"/>
        </w:rPr>
        <w:t xml:space="preserve"> </w:t>
      </w:r>
    </w:p>
    <w:p w14:paraId="41F43400" w14:textId="77777777" w:rsidR="00F634ED" w:rsidRDefault="00000000">
      <w:pPr>
        <w:ind w:left="127" w:right="107"/>
      </w:pPr>
      <w:r>
        <w:t xml:space="preserve">La decisión tomada por el Juez Árbitro (o Asistente) será definitiva. </w:t>
      </w:r>
    </w:p>
    <w:p w14:paraId="507BACFB" w14:textId="77777777" w:rsidR="00F634ED" w:rsidRDefault="00000000">
      <w:pPr>
        <w:spacing w:after="0" w:line="259" w:lineRule="auto"/>
        <w:ind w:left="0" w:firstLine="0"/>
        <w:jc w:val="left"/>
      </w:pPr>
      <w:r>
        <w:rPr>
          <w:sz w:val="26"/>
        </w:rPr>
        <w:t xml:space="preserve"> </w:t>
      </w:r>
    </w:p>
    <w:p w14:paraId="33A7EFE0" w14:textId="77777777" w:rsidR="00F634ED" w:rsidRDefault="00000000">
      <w:pPr>
        <w:ind w:left="127" w:right="107"/>
      </w:pPr>
      <w:r>
        <w:t xml:space="preserve">Aquellos jugadores que antideportivamente no sigan estos procedimientos pueden estar sujetos a recibir una sanción en referencia al Código de Conducta por Conducta Antideportiva, pero ello debe ser usado sólo en situaciones muy claras. </w:t>
      </w:r>
    </w:p>
    <w:p w14:paraId="4CAA4448" w14:textId="77777777" w:rsidR="00F634ED" w:rsidRDefault="00000000">
      <w:pPr>
        <w:spacing w:after="0" w:line="259" w:lineRule="auto"/>
        <w:ind w:left="0" w:firstLine="0"/>
        <w:jc w:val="left"/>
      </w:pPr>
      <w:r>
        <w:rPr>
          <w:sz w:val="26"/>
        </w:rPr>
        <w:t xml:space="preserve"> </w:t>
      </w:r>
    </w:p>
    <w:p w14:paraId="3B0A6B2D" w14:textId="77777777" w:rsidR="00F634ED" w:rsidRDefault="00000000">
      <w:pPr>
        <w:ind w:left="127" w:right="107"/>
      </w:pPr>
      <w:r>
        <w:t xml:space="preserve">Si usted, como Juez Árbitro tiene alguna cuestión sobre lo anterior, no dude en contactar con el </w:t>
      </w:r>
      <w:r>
        <w:rPr>
          <w:rFonts w:ascii="Comic Sans MS" w:eastAsia="Comic Sans MS" w:hAnsi="Comic Sans MS" w:cs="Comic Sans MS"/>
        </w:rPr>
        <w:t>CEAT</w:t>
      </w:r>
      <w:r>
        <w:t xml:space="preserve">. </w:t>
      </w:r>
    </w:p>
    <w:p w14:paraId="19BE8234" w14:textId="77777777" w:rsidR="00F634ED" w:rsidRDefault="00000000">
      <w:pPr>
        <w:spacing w:after="0" w:line="259" w:lineRule="auto"/>
        <w:ind w:left="0" w:firstLine="0"/>
        <w:jc w:val="left"/>
      </w:pPr>
      <w:r>
        <w:t xml:space="preserve"> </w:t>
      </w:r>
    </w:p>
    <w:sectPr w:rsidR="00F634ED">
      <w:headerReference w:type="even" r:id="rId29"/>
      <w:headerReference w:type="default" r:id="rId30"/>
      <w:footerReference w:type="even" r:id="rId31"/>
      <w:footerReference w:type="default" r:id="rId32"/>
      <w:headerReference w:type="first" r:id="rId33"/>
      <w:footerReference w:type="first" r:id="rId34"/>
      <w:pgSz w:w="11921" w:h="16841"/>
      <w:pgMar w:top="969" w:right="975" w:bottom="1698" w:left="1020" w:header="720" w:footer="57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ALVARO SANCHEZ-CID ROMAN" w:date="2024-01-06T16:10:00Z" w:initials="ASCR">
    <w:p w14:paraId="589D6464" w14:textId="77777777" w:rsidR="00B31848" w:rsidRDefault="00B31848" w:rsidP="00B31848">
      <w:pPr>
        <w:pStyle w:val="Textocomentario"/>
        <w:ind w:left="0" w:firstLine="0"/>
        <w:jc w:val="left"/>
      </w:pPr>
      <w:r>
        <w:rPr>
          <w:rStyle w:val="Refdecomentario"/>
        </w:rPr>
        <w:annotationRef/>
      </w:r>
      <w:r>
        <w:t>Adaptar del tenis</w:t>
      </w:r>
    </w:p>
  </w:comment>
  <w:comment w:id="56" w:author="ALVARO SANCHEZ-CID ROMAN" w:date="2024-01-06T16:11:00Z" w:initials="ASCR">
    <w:p w14:paraId="6016060E" w14:textId="77777777" w:rsidR="00B31848" w:rsidRDefault="00B31848" w:rsidP="00B31848">
      <w:pPr>
        <w:pStyle w:val="Textocomentario"/>
        <w:ind w:left="0" w:firstLine="0"/>
        <w:jc w:val="left"/>
      </w:pPr>
      <w:r>
        <w:rPr>
          <w:rStyle w:val="Refdecomentario"/>
        </w:rPr>
        <w:annotationRef/>
      </w:r>
      <w:r>
        <w:t>No habitual en Torneos de Pickleball</w:t>
      </w:r>
    </w:p>
  </w:comment>
  <w:comment w:id="57" w:author="ALVARO SANCHEZ-CID ROMAN" w:date="2024-01-06T16:13:00Z" w:initials="ASCR">
    <w:p w14:paraId="6E5D8131" w14:textId="77777777" w:rsidR="00B31848" w:rsidRDefault="00B31848" w:rsidP="00B31848">
      <w:pPr>
        <w:pStyle w:val="Textocomentario"/>
        <w:ind w:left="0" w:firstLine="0"/>
        <w:jc w:val="left"/>
      </w:pPr>
      <w:r>
        <w:rPr>
          <w:rStyle w:val="Refdecomentario"/>
        </w:rPr>
        <w:annotationRef/>
      </w:r>
      <w:r>
        <w:t>Cinta métrica y cronómetro responsabilidad del propio Juez de Pista</w:t>
      </w:r>
    </w:p>
  </w:comment>
  <w:comment w:id="58" w:author="ALVARO SANCHEZ-CID ROMAN" w:date="2024-01-06T16:15:00Z" w:initials="ASCR">
    <w:p w14:paraId="2171E98F" w14:textId="77777777" w:rsidR="00B31848" w:rsidRDefault="00B31848" w:rsidP="00B31848">
      <w:pPr>
        <w:pStyle w:val="Textocomentario"/>
        <w:ind w:left="0" w:firstLine="0"/>
        <w:jc w:val="left"/>
      </w:pPr>
      <w:r>
        <w:rPr>
          <w:rStyle w:val="Refdecomentario"/>
        </w:rPr>
        <w:annotationRef/>
      </w:r>
      <w:r>
        <w:t>Tablilla y hoja de arbitraje y lápices responsabilidad del Torneo. Alternativamente PDA si se usa una App</w:t>
      </w:r>
    </w:p>
  </w:comment>
  <w:comment w:id="66" w:author="ALVARO SANCHEZ-CID ROMAN" w:date="2024-01-06T16:26:00Z" w:initials="ASCR">
    <w:p w14:paraId="601F7FF8" w14:textId="77777777" w:rsidR="00333F78" w:rsidRDefault="00333F78" w:rsidP="00333F78">
      <w:pPr>
        <w:pStyle w:val="Textocomentario"/>
        <w:ind w:left="0" w:firstLine="0"/>
        <w:jc w:val="left"/>
      </w:pPr>
      <w:r>
        <w:rPr>
          <w:rStyle w:val="Refdecomentario"/>
        </w:rPr>
        <w:annotationRef/>
      </w:r>
      <w:r>
        <w:t>En los torneos hay varios eventos, cada evento completo se juega el mismo día</w:t>
      </w:r>
    </w:p>
  </w:comment>
  <w:comment w:id="68" w:author="ALVARO SANCHEZ-CID ROMAN" w:date="2024-01-06T16:30:00Z" w:initials="ASCR">
    <w:p w14:paraId="7EF06E00" w14:textId="77777777" w:rsidR="00333F78" w:rsidRDefault="00333F78" w:rsidP="00333F78">
      <w:pPr>
        <w:pStyle w:val="Textocomentario"/>
        <w:ind w:left="0" w:firstLine="0"/>
        <w:jc w:val="left"/>
      </w:pPr>
      <w:r>
        <w:rPr>
          <w:rStyle w:val="Refdecomentario"/>
        </w:rPr>
        <w:annotationRef/>
      </w:r>
      <w:r>
        <w:t>No se usa ahora, pero quizás en el futuro</w:t>
      </w:r>
    </w:p>
  </w:comment>
  <w:comment w:id="72" w:author="ALVARO SANCHEZ-CID ROMAN" w:date="2024-01-06T16:33:00Z" w:initials="ASCR">
    <w:p w14:paraId="66E758F2" w14:textId="77777777" w:rsidR="008A3706" w:rsidRDefault="008A3706" w:rsidP="008A3706">
      <w:pPr>
        <w:pStyle w:val="Textocomentario"/>
        <w:ind w:left="0" w:firstLine="0"/>
        <w:jc w:val="left"/>
      </w:pPr>
      <w:r>
        <w:rPr>
          <w:rStyle w:val="Refdecomentario"/>
        </w:rPr>
        <w:annotationRef/>
      </w:r>
      <w:r>
        <w:t>Esto a decidir por la RFET</w:t>
      </w:r>
    </w:p>
  </w:comment>
  <w:comment w:id="75" w:author="ALVARO SANCHEZ-CID ROMAN" w:date="2024-01-06T17:03:00Z" w:initials="ASCR">
    <w:p w14:paraId="6CB540CC" w14:textId="77777777" w:rsidR="00DE3106" w:rsidRDefault="00DE3106" w:rsidP="00DE3106">
      <w:pPr>
        <w:pStyle w:val="Textocomentario"/>
        <w:ind w:left="0" w:firstLine="0"/>
        <w:jc w:val="left"/>
      </w:pPr>
      <w:r>
        <w:rPr>
          <w:rStyle w:val="Refdecomentario"/>
        </w:rPr>
        <w:annotationRef/>
      </w:r>
      <w:r>
        <w:t>Creo que no son aplicables los documentos de firma</w:t>
      </w:r>
    </w:p>
  </w:comment>
  <w:comment w:id="123" w:author="ALVARO SANCHEZ-CID ROMAN" w:date="2024-01-06T17:04:00Z" w:initials="ASCR">
    <w:p w14:paraId="485C9E16" w14:textId="77777777" w:rsidR="00DE3106" w:rsidRDefault="00DE3106" w:rsidP="00DE3106">
      <w:pPr>
        <w:pStyle w:val="Textocomentario"/>
        <w:ind w:left="0" w:firstLine="0"/>
        <w:jc w:val="left"/>
      </w:pPr>
      <w:r>
        <w:rPr>
          <w:rStyle w:val="Refdecomentario"/>
        </w:rPr>
        <w:annotationRef/>
      </w:r>
      <w:r>
        <w:t>No creo que sea necesario ahora, quizás para el futuro</w:t>
      </w:r>
    </w:p>
  </w:comment>
  <w:comment w:id="211" w:author="ALVARO SANCHEZ-CID ROMAN" w:date="2024-01-06T17:51:00Z" w:initials="ASCR">
    <w:p w14:paraId="6A78A14C" w14:textId="77777777" w:rsidR="006A763A" w:rsidRDefault="006A763A" w:rsidP="006A763A">
      <w:pPr>
        <w:pStyle w:val="Textocomentario"/>
        <w:ind w:left="0" w:firstLine="0"/>
        <w:jc w:val="left"/>
      </w:pPr>
      <w:r>
        <w:rPr>
          <w:rStyle w:val="Refdecomentario"/>
        </w:rPr>
        <w:annotationRef/>
      </w:r>
      <w:r>
        <w:t>No en las reglas pero se puede adoptar</w:t>
      </w:r>
    </w:p>
  </w:comment>
  <w:comment w:id="240" w:author="ALVARO SANCHEZ-CID ROMAN" w:date="2024-01-06T18:03:00Z" w:initials="ASCR">
    <w:p w14:paraId="02ED1B70" w14:textId="77777777" w:rsidR="00B724F4" w:rsidRDefault="00B724F4" w:rsidP="00B724F4">
      <w:pPr>
        <w:pStyle w:val="Textocomentario"/>
        <w:ind w:left="0" w:firstLine="0"/>
        <w:jc w:val="left"/>
      </w:pPr>
      <w:r>
        <w:rPr>
          <w:rStyle w:val="Refdecomentario"/>
        </w:rPr>
        <w:annotationRef/>
      </w:r>
      <w:r>
        <w:t>Se debería introducir antes las responsabilidades del Segundo Juez de Pista</w:t>
      </w:r>
    </w:p>
  </w:comment>
  <w:comment w:id="330" w:author="ALVARO SANCHEZ-CID ROMAN" w:date="2024-01-06T19:34:00Z" w:initials="ASCR">
    <w:p w14:paraId="76D4B64B" w14:textId="77777777" w:rsidR="004D40B6" w:rsidRDefault="004D40B6" w:rsidP="004D40B6">
      <w:pPr>
        <w:pStyle w:val="Textocomentario"/>
        <w:ind w:left="0" w:firstLine="0"/>
        <w:jc w:val="left"/>
      </w:pPr>
      <w:r>
        <w:rPr>
          <w:rStyle w:val="Refdecomentario"/>
        </w:rPr>
        <w:annotationRef/>
      </w:r>
      <w:r>
        <w:t>En Pickleball no hay diferencia en las reglas entre cuestiones de Ley o de Hecho, pero la aplicación práctica es la misma.</w:t>
      </w:r>
    </w:p>
  </w:comment>
  <w:comment w:id="338" w:author="ALVARO SANCHEZ-CID ROMAN" w:date="2024-01-06T19:47:00Z" w:initials="ASCR">
    <w:p w14:paraId="02B6A3F2" w14:textId="77777777" w:rsidR="00F2194E" w:rsidRDefault="00F2194E" w:rsidP="00F2194E">
      <w:pPr>
        <w:pStyle w:val="Textocomentario"/>
        <w:ind w:left="0" w:firstLine="0"/>
        <w:jc w:val="left"/>
      </w:pPr>
      <w:r>
        <w:rPr>
          <w:rStyle w:val="Refdecomentario"/>
        </w:rPr>
        <w:annotationRef/>
      </w:r>
      <w:r>
        <w:t>Todas las interrupciones diferentes a un rally se reanudan mediante esta regla: aviso de 15”, verificar posiciones de sacador y restador, Tiempo. Cantar el marcador</w:t>
      </w:r>
    </w:p>
  </w:comment>
  <w:comment w:id="345" w:author="ALVARO SANCHEZ-CID ROMAN" w:date="2024-01-06T19:50:00Z" w:initials="ASCR">
    <w:p w14:paraId="34EDB457" w14:textId="77777777" w:rsidR="00AE33AD" w:rsidRDefault="00F2194E" w:rsidP="00AE33AD">
      <w:pPr>
        <w:pStyle w:val="Textocomentario"/>
        <w:ind w:left="0" w:firstLine="0"/>
        <w:jc w:val="left"/>
      </w:pPr>
      <w:r>
        <w:rPr>
          <w:rStyle w:val="Refdecomentario"/>
        </w:rPr>
        <w:annotationRef/>
      </w:r>
      <w:r w:rsidR="00AE33AD">
        <w:t>En Pickleball se pueden apelar todas, pero una de hecho no tiene sentido, no es verificable por alguien que no lo ha visto, solo al Juez de Pista un cante de un Juez de Línea</w:t>
      </w:r>
    </w:p>
  </w:comment>
  <w:comment w:id="385" w:author="ALVARO SANCHEZ-CID ROMAN" w:date="2024-01-07T20:46:00Z" w:initials="AS">
    <w:p w14:paraId="79ED465F" w14:textId="77777777" w:rsidR="002F4843" w:rsidRDefault="002F4843" w:rsidP="002F4843">
      <w:pPr>
        <w:pStyle w:val="Textocomentario"/>
        <w:ind w:left="0" w:firstLine="0"/>
        <w:jc w:val="left"/>
      </w:pPr>
      <w:r>
        <w:rPr>
          <w:rStyle w:val="Refdecomentario"/>
        </w:rPr>
        <w:annotationRef/>
      </w:r>
      <w:r>
        <w:t>No regulado pero supongo que válido</w:t>
      </w:r>
    </w:p>
  </w:comment>
  <w:comment w:id="446" w:author="ALVARO SANCHEZ-CID ROMAN" w:date="2024-01-06T21:10:00Z" w:initials="ASCR">
    <w:p w14:paraId="76BC503A" w14:textId="06F76308" w:rsidR="004339F2" w:rsidRDefault="004339F2" w:rsidP="004339F2">
      <w:pPr>
        <w:pStyle w:val="Textocomentario"/>
        <w:ind w:left="0" w:firstLine="0"/>
        <w:jc w:val="left"/>
      </w:pPr>
      <w:r>
        <w:rPr>
          <w:rStyle w:val="Refdecomentario"/>
        </w:rPr>
        <w:annotationRef/>
      </w:r>
      <w:r>
        <w:t>Es necesario incluir TODAS las condiciones del tiempo muerto?</w:t>
      </w:r>
    </w:p>
  </w:comment>
  <w:comment w:id="499" w:author="ALVARO SANCHEZ-CID ROMAN" w:date="2024-01-06T21:20:00Z" w:initials="ASCR">
    <w:p w14:paraId="56DD9C48" w14:textId="77777777" w:rsidR="000C7009" w:rsidRDefault="000C7009" w:rsidP="000C7009">
      <w:pPr>
        <w:pStyle w:val="Textocomentario"/>
        <w:ind w:left="0" w:firstLine="0"/>
        <w:jc w:val="left"/>
      </w:pPr>
      <w:r>
        <w:rPr>
          <w:rStyle w:val="Refdecomentario"/>
        </w:rPr>
        <w:annotationRef/>
      </w:r>
      <w:r>
        <w:t>En Reglas de Pickleball el Director del Torneo</w:t>
      </w:r>
    </w:p>
  </w:comment>
  <w:comment w:id="510" w:author="ALVARO SANCHEZ-CID ROMAN" w:date="2024-01-06T21:32:00Z" w:initials="ASCR">
    <w:p w14:paraId="44D0935D" w14:textId="77777777" w:rsidR="006715E7" w:rsidRDefault="006715E7" w:rsidP="006715E7">
      <w:pPr>
        <w:pStyle w:val="Textocomentario"/>
        <w:ind w:left="0" w:firstLine="0"/>
        <w:jc w:val="left"/>
      </w:pPr>
      <w:r>
        <w:rPr>
          <w:rStyle w:val="Refdecomentario"/>
        </w:rPr>
        <w:annotationRef/>
      </w:r>
      <w:r>
        <w:t>Usar las descriociones del tenis para determinar “condición médica válida?</w:t>
      </w:r>
    </w:p>
  </w:comment>
  <w:comment w:id="612" w:author="ALVARO SANCHEZ-CID ROMAN" w:date="2024-01-06T23:07:00Z" w:initials="ASCR">
    <w:p w14:paraId="3F40DA14" w14:textId="77777777" w:rsidR="00975ABB" w:rsidRDefault="00975ABB" w:rsidP="00975ABB">
      <w:pPr>
        <w:pStyle w:val="Textocomentario"/>
        <w:ind w:left="0" w:firstLine="0"/>
        <w:jc w:val="left"/>
      </w:pPr>
      <w:r>
        <w:rPr>
          <w:rStyle w:val="Refdecomentario"/>
        </w:rPr>
        <w:annotationRef/>
      </w:r>
      <w:r>
        <w:t>No existe en Pickleball, ¿dejar?</w:t>
      </w:r>
    </w:p>
  </w:comment>
  <w:comment w:id="617" w:author="ALVARO SANCHEZ-CID ROMAN" w:date="2024-01-07T10:40:00Z" w:initials="AS">
    <w:p w14:paraId="5C162937" w14:textId="77777777" w:rsidR="004B3C5E" w:rsidRDefault="004B3C5E" w:rsidP="004B3C5E">
      <w:pPr>
        <w:pStyle w:val="Textocomentario"/>
        <w:ind w:left="0" w:firstLine="0"/>
        <w:jc w:val="left"/>
      </w:pPr>
      <w:r>
        <w:rPr>
          <w:rStyle w:val="Refdecomentario"/>
        </w:rPr>
        <w:annotationRef/>
      </w:r>
      <w:r>
        <w:t>Tampoco existe como tal pero puede ser aplicable. Equivalente en la “Retirada” de un partido o del cuadro “Withdrawal” como consecuencia de la no recuperación tras un Tiempo Muerto Médico.</w:t>
      </w:r>
    </w:p>
  </w:comment>
  <w:comment w:id="678" w:author="ALVARO SANCHEZ-CID ROMAN" w:date="2024-01-07T11:50:00Z" w:initials="AS">
    <w:p w14:paraId="6C2A9300" w14:textId="77777777" w:rsidR="00622F0A" w:rsidRDefault="00622F0A" w:rsidP="00622F0A">
      <w:pPr>
        <w:pStyle w:val="Textocomentario"/>
        <w:ind w:left="0" w:firstLine="0"/>
        <w:jc w:val="left"/>
      </w:pPr>
      <w:r>
        <w:rPr>
          <w:rStyle w:val="Refdecomentario"/>
        </w:rPr>
        <w:annotationRef/>
      </w:r>
      <w:r>
        <w:t>Esto se puede mantener, es compatible</w:t>
      </w:r>
    </w:p>
  </w:comment>
  <w:comment w:id="692" w:author="ALVARO SANCHEZ-CID ROMAN" w:date="2024-01-07T13:05:00Z" w:initials="ASCR">
    <w:p w14:paraId="177AE6B2" w14:textId="77777777" w:rsidR="002B7B8E" w:rsidRDefault="002B7B8E" w:rsidP="002B7B8E">
      <w:pPr>
        <w:pStyle w:val="Textocomentario"/>
        <w:ind w:left="0" w:firstLine="0"/>
        <w:jc w:val="left"/>
      </w:pPr>
      <w:r>
        <w:rPr>
          <w:rStyle w:val="Refdecomentario"/>
        </w:rPr>
        <w:annotationRef/>
      </w:r>
      <w:r>
        <w:t>¿Hay que meter aquí TODOS los anuncios? Faltan los cantos de faltas (servicio, zona de no volea, distracciones), preguntas marcador y posición, interferencias. Es mejor el documento completo de cantos.</w:t>
      </w:r>
    </w:p>
  </w:comment>
  <w:comment w:id="727" w:author="ALVARO SANCHEZ-CID ROMAN" w:date="2024-01-07T12:01:00Z" w:initials="AS">
    <w:p w14:paraId="6DFC7FD0" w14:textId="73E0A2FD" w:rsidR="009F5968" w:rsidRDefault="009F5968" w:rsidP="009F5968">
      <w:pPr>
        <w:pStyle w:val="Textocomentario"/>
        <w:ind w:left="0" w:firstLine="0"/>
        <w:jc w:val="left"/>
      </w:pPr>
      <w:r>
        <w:rPr>
          <w:rStyle w:val="Refdecomentario"/>
        </w:rPr>
        <w:annotationRef/>
      </w:r>
      <w:r>
        <w:t>Esto no es requerido, pero puede ser aceptable en su caso</w:t>
      </w:r>
    </w:p>
  </w:comment>
  <w:comment w:id="757" w:author="ALVARO SANCHEZ-CID ROMAN" w:date="2024-01-07T12:09:00Z" w:initials="AS">
    <w:p w14:paraId="08604D2F" w14:textId="77777777" w:rsidR="00F0672E" w:rsidRDefault="00F0672E" w:rsidP="00F0672E">
      <w:pPr>
        <w:pStyle w:val="Textocomentario"/>
        <w:ind w:left="0" w:firstLine="0"/>
        <w:jc w:val="left"/>
      </w:pPr>
      <w:r>
        <w:rPr>
          <w:rStyle w:val="Refdecomentario"/>
        </w:rPr>
        <w:annotationRef/>
      </w:r>
      <w:r>
        <w:t>Aquí debería ir toda la Sección 4: El Servicio, la secuencia de Servicio y las Reglas de Puntuación</w:t>
      </w:r>
    </w:p>
  </w:comment>
  <w:comment w:id="925" w:author="ALVARO SANCHEZ-CID ROMAN" w:date="2024-01-07T13:06:00Z" w:initials="ASCR">
    <w:p w14:paraId="516A1E46" w14:textId="77777777" w:rsidR="002B7B8E" w:rsidRDefault="002B7B8E" w:rsidP="002B7B8E">
      <w:pPr>
        <w:pStyle w:val="Textocomentario"/>
        <w:ind w:left="0" w:firstLine="0"/>
        <w:jc w:val="left"/>
      </w:pPr>
      <w:r>
        <w:rPr>
          <w:rStyle w:val="Refdecomentario"/>
        </w:rPr>
        <w:annotationRef/>
      </w:r>
      <w:r>
        <w:t>No hay cantos oficiales para esto</w:t>
      </w:r>
    </w:p>
  </w:comment>
  <w:comment w:id="947" w:author="ALVARO SANCHEZ-CID ROMAN" w:date="2024-01-07T13:17:00Z" w:initials="ASCR">
    <w:p w14:paraId="0E12F7D8" w14:textId="77777777" w:rsidR="005A46E2" w:rsidRDefault="005A46E2" w:rsidP="005A46E2">
      <w:pPr>
        <w:pStyle w:val="Textocomentario"/>
        <w:ind w:left="0" w:firstLine="0"/>
        <w:jc w:val="left"/>
      </w:pPr>
      <w:r>
        <w:rPr>
          <w:rStyle w:val="Refdecomentario"/>
        </w:rPr>
        <w:annotationRef/>
      </w:r>
      <w:r>
        <w:t>No regulado en Pickleball pero puede ser aplicable</w:t>
      </w:r>
    </w:p>
  </w:comment>
  <w:comment w:id="948" w:author="ALVARO SANCHEZ-CID ROMAN" w:date="2024-01-07T13:18:00Z" w:initials="ASCR">
    <w:p w14:paraId="79F52E94" w14:textId="77777777" w:rsidR="005A46E2" w:rsidRDefault="005A46E2" w:rsidP="005A46E2">
      <w:pPr>
        <w:pStyle w:val="Textocomentario"/>
        <w:ind w:left="0" w:firstLine="0"/>
        <w:jc w:val="left"/>
      </w:pPr>
      <w:r>
        <w:rPr>
          <w:rStyle w:val="Refdecomentario"/>
        </w:rPr>
        <w:annotationRef/>
      </w:r>
      <w:r>
        <w:t>No regulado en Pickleball pero puede ser aplicable</w:t>
      </w:r>
    </w:p>
  </w:comment>
  <w:comment w:id="965" w:author="ALVARO SANCHEZ-CID ROMAN" w:date="2024-01-07T13:23:00Z" w:initials="ASCR">
    <w:p w14:paraId="32D85AEA" w14:textId="77777777" w:rsidR="005A46E2" w:rsidRDefault="005A46E2" w:rsidP="005A46E2">
      <w:pPr>
        <w:pStyle w:val="Textocomentario"/>
        <w:ind w:left="0" w:firstLine="0"/>
        <w:jc w:val="left"/>
      </w:pPr>
      <w:r>
        <w:rPr>
          <w:rStyle w:val="Refdecomentario"/>
        </w:rPr>
        <w:annotationRef/>
      </w:r>
      <w:r>
        <w:t>Puede valer</w:t>
      </w:r>
    </w:p>
  </w:comment>
  <w:comment w:id="966" w:author="ALVARO SANCHEZ-CID ROMAN" w:date="2024-01-07T13:23:00Z" w:initials="ASCR">
    <w:p w14:paraId="6C556FFA" w14:textId="77777777" w:rsidR="00705677" w:rsidRDefault="00705677" w:rsidP="00705677">
      <w:pPr>
        <w:pStyle w:val="Textocomentario"/>
        <w:ind w:left="0" w:firstLine="0"/>
        <w:jc w:val="left"/>
      </w:pPr>
      <w:r>
        <w:rPr>
          <w:rStyle w:val="Refdecomentario"/>
        </w:rPr>
        <w:annotationRef/>
      </w:r>
      <w:r>
        <w:t>No está regulado pero puede valer</w:t>
      </w:r>
    </w:p>
  </w:comment>
  <w:comment w:id="969" w:author="ALVARO SANCHEZ-CID ROMAN" w:date="2024-01-07T13:24:00Z" w:initials="ASCR">
    <w:p w14:paraId="7CABC407" w14:textId="77777777" w:rsidR="00705677" w:rsidRDefault="00705677" w:rsidP="00705677">
      <w:pPr>
        <w:pStyle w:val="Textocomentario"/>
        <w:ind w:left="0" w:firstLine="0"/>
        <w:jc w:val="left"/>
      </w:pPr>
      <w:r>
        <w:rPr>
          <w:rStyle w:val="Refdecomentario"/>
        </w:rPr>
        <w:annotationRef/>
      </w:r>
      <w:r>
        <w:t>Tampoco está regulado pero se suele hacer si el árbitro sabe</w:t>
      </w:r>
    </w:p>
  </w:comment>
  <w:comment w:id="1044" w:author="ALVARO SANCHEZ-CID ROMAN" w:date="2024-01-07T14:14:00Z" w:initials="ASCR">
    <w:p w14:paraId="285D3EDF" w14:textId="77777777" w:rsidR="00A679BA" w:rsidRDefault="00A679BA" w:rsidP="00A679BA">
      <w:pPr>
        <w:pStyle w:val="Textocomentario"/>
        <w:ind w:left="0" w:firstLine="0"/>
        <w:jc w:val="left"/>
      </w:pPr>
      <w:r>
        <w:rPr>
          <w:rStyle w:val="Refdecomentario"/>
        </w:rPr>
        <w:annotationRef/>
      </w:r>
      <w:r>
        <w:t>¿Incluir todas las posibles faltas de servicio?, spin, de volea, de bote, cuestionables</w:t>
      </w:r>
    </w:p>
  </w:comment>
  <w:comment w:id="1062" w:author="ALVARO SANCHEZ-CID ROMAN" w:date="2024-01-07T14:09:00Z" w:initials="ASCR">
    <w:p w14:paraId="606D52E4" w14:textId="7F5D300F" w:rsidR="00F43F78" w:rsidRDefault="00F43F78" w:rsidP="00F43F78">
      <w:pPr>
        <w:pStyle w:val="Textocomentario"/>
        <w:ind w:left="0" w:firstLine="0"/>
        <w:jc w:val="left"/>
      </w:pPr>
      <w:r>
        <w:rPr>
          <w:rStyle w:val="Refdecomentario"/>
        </w:rPr>
        <w:annotationRef/>
      </w:r>
      <w:r>
        <w:t>Esto sí es aceptable en Pickleball</w:t>
      </w:r>
    </w:p>
  </w:comment>
  <w:comment w:id="1079" w:author="ALVARO SANCHEZ-CID ROMAN" w:date="2024-01-07T14:17:00Z" w:initials="ASCR">
    <w:p w14:paraId="09A9AA0E" w14:textId="77777777" w:rsidR="00A679BA" w:rsidRDefault="00A679BA" w:rsidP="00A679BA">
      <w:pPr>
        <w:pStyle w:val="Textocomentario"/>
        <w:ind w:left="0" w:firstLine="0"/>
        <w:jc w:val="left"/>
      </w:pPr>
      <w:r>
        <w:rPr>
          <w:rStyle w:val="Refdecomentario"/>
        </w:rPr>
        <w:annotationRef/>
      </w:r>
      <w:r>
        <w:t>Principalmente Interferencias, o en partidos con JL si ni el JL ni el árbitro se pueden pronunciar</w:t>
      </w:r>
    </w:p>
  </w:comment>
  <w:comment w:id="1089" w:author="ALVARO SANCHEZ-CID ROMAN" w:date="2024-01-07T14:19:00Z" w:initials="ASCR">
    <w:p w14:paraId="74934746" w14:textId="77777777" w:rsidR="00A679BA" w:rsidRDefault="00A679BA" w:rsidP="00A679BA">
      <w:pPr>
        <w:pStyle w:val="Textocomentario"/>
        <w:ind w:left="0" w:firstLine="0"/>
        <w:jc w:val="left"/>
      </w:pPr>
      <w:r>
        <w:rPr>
          <w:rStyle w:val="Refdecomentario"/>
        </w:rPr>
        <w:annotationRef/>
      </w:r>
      <w:r>
        <w:t>Se podría adoptar Foul Shot.</w:t>
      </w:r>
    </w:p>
    <w:p w14:paraId="236795FB" w14:textId="77777777" w:rsidR="00A679BA" w:rsidRDefault="00A679BA" w:rsidP="00A679BA">
      <w:pPr>
        <w:pStyle w:val="Textocomentario"/>
        <w:ind w:left="0" w:firstLine="0"/>
        <w:jc w:val="left"/>
      </w:pPr>
      <w:r>
        <w:t>En Pickleball el Carry (acarrear la pelota es falta aunque sea sin intención (nuevo en 2024)</w:t>
      </w:r>
    </w:p>
  </w:comment>
  <w:comment w:id="1111" w:author="ALVARO SANCHEZ-CID ROMAN" w:date="2024-01-07T14:33:00Z" w:initials="ASCR">
    <w:p w14:paraId="42E3D6F9" w14:textId="77777777" w:rsidR="00692AB2" w:rsidRDefault="00692AB2" w:rsidP="00692AB2">
      <w:pPr>
        <w:pStyle w:val="Textocomentario"/>
        <w:ind w:left="0" w:firstLine="0"/>
        <w:jc w:val="left"/>
      </w:pPr>
      <w:r>
        <w:rPr>
          <w:rStyle w:val="Refdecomentario"/>
        </w:rPr>
        <w:annotationRef/>
      </w:r>
      <w:r>
        <w:t>Puede valer</w:t>
      </w:r>
    </w:p>
  </w:comment>
  <w:comment w:id="1140" w:author="ALVARO SANCHEZ-CID ROMAN" w:date="2024-01-07T15:02:00Z" w:initials="ASCR">
    <w:p w14:paraId="0563BF62" w14:textId="77777777" w:rsidR="004C72CE" w:rsidRDefault="004C72CE" w:rsidP="004C72CE">
      <w:pPr>
        <w:pStyle w:val="Textocomentario"/>
        <w:ind w:left="0" w:firstLine="0"/>
        <w:jc w:val="left"/>
      </w:pPr>
      <w:r>
        <w:rPr>
          <w:rStyle w:val="Refdecomentario"/>
        </w:rPr>
        <w:annotationRef/>
      </w:r>
      <w:r>
        <w:t>No es requerido pero se puede adoptar</w:t>
      </w:r>
    </w:p>
  </w:comment>
  <w:comment w:id="1258" w:author="ALVARO SANCHEZ-CID ROMAN" w:date="2024-01-07T17:34:00Z" w:initials="ASCR">
    <w:p w14:paraId="6AEB72BB" w14:textId="77777777" w:rsidR="00525663" w:rsidRDefault="00525663" w:rsidP="00525663">
      <w:pPr>
        <w:pStyle w:val="Textocomentario"/>
        <w:ind w:left="0" w:firstLine="0"/>
        <w:jc w:val="left"/>
      </w:pPr>
      <w:r>
        <w:rPr>
          <w:rStyle w:val="Refdecomentario"/>
        </w:rPr>
        <w:annotationRef/>
      </w:r>
      <w:r>
        <w:t>Puede valer</w:t>
      </w:r>
    </w:p>
  </w:comment>
  <w:comment w:id="1275" w:author="ALVARO SANCHEZ-CID ROMAN" w:date="2024-01-07T19:03:00Z" w:initials="ASCR">
    <w:p w14:paraId="7D25F546" w14:textId="77777777" w:rsidR="007D79EA" w:rsidRDefault="007D79EA" w:rsidP="007D79EA">
      <w:pPr>
        <w:pStyle w:val="Textocomentario"/>
        <w:ind w:left="0" w:firstLine="0"/>
        <w:jc w:val="left"/>
      </w:pPr>
      <w:r>
        <w:rPr>
          <w:rStyle w:val="Refdecomentario"/>
        </w:rPr>
        <w:annotationRef/>
      </w:r>
      <w:r>
        <w:t>No está completo, ¿Hay que incluir TODAS las situaciones?</w:t>
      </w:r>
    </w:p>
  </w:comment>
  <w:comment w:id="1465" w:author="ALVARO SANCHEZ-CID ROMAN" w:date="2024-01-07T19:04:00Z" w:initials="ASCR">
    <w:p w14:paraId="34EABAEB" w14:textId="77777777" w:rsidR="007D79EA" w:rsidRDefault="007D79EA" w:rsidP="007D79EA">
      <w:pPr>
        <w:pStyle w:val="Textocomentario"/>
        <w:ind w:left="0" w:firstLine="0"/>
        <w:jc w:val="left"/>
      </w:pPr>
      <w:r>
        <w:rPr>
          <w:rStyle w:val="Refdecomentario"/>
        </w:rPr>
        <w:annotationRef/>
      </w:r>
      <w:r>
        <w:t>Parece que se repiten demasiadas cosas</w:t>
      </w:r>
    </w:p>
  </w:comment>
  <w:comment w:id="1474" w:author="ALVARO SANCHEZ-CID ROMAN" w:date="2024-01-07T19:19:00Z" w:initials="ASCR">
    <w:p w14:paraId="3D726149" w14:textId="77777777" w:rsidR="00A337B2" w:rsidRDefault="00A337B2" w:rsidP="00A337B2">
      <w:pPr>
        <w:pStyle w:val="Textocomentario"/>
        <w:ind w:left="0" w:firstLine="0"/>
        <w:jc w:val="left"/>
      </w:pPr>
      <w:r>
        <w:rPr>
          <w:rStyle w:val="Refdecomentario"/>
        </w:rPr>
        <w:annotationRef/>
      </w:r>
      <w:r>
        <w:t>No está regulado que un Juez de Línea pueda hacerlo</w:t>
      </w:r>
    </w:p>
  </w:comment>
  <w:comment w:id="1590" w:author="ALVARO SANCHEZ-CID ROMAN" w:date="2024-01-07T21:10:00Z" w:initials="AS">
    <w:p w14:paraId="42AE145E" w14:textId="77777777" w:rsidR="006B08DA" w:rsidRDefault="006B08DA" w:rsidP="006B08DA">
      <w:pPr>
        <w:pStyle w:val="Textocomentario"/>
        <w:ind w:left="0" w:firstLine="0"/>
        <w:jc w:val="left"/>
      </w:pPr>
      <w:r>
        <w:rPr>
          <w:rStyle w:val="Refdecomentario"/>
        </w:rPr>
        <w:annotationRef/>
      </w:r>
      <w:r>
        <w:t>Ahora mismo muchas cosas son extrañas, he quitado las específicas de canchas de tierra y sillas</w:t>
      </w:r>
    </w:p>
  </w:comment>
  <w:comment w:id="1897" w:author="ALVARO SANCHEZ-CID ROMAN" w:date="2024-01-07T21:32:00Z" w:initials="ASCR">
    <w:p w14:paraId="5A8B4107" w14:textId="77777777" w:rsidR="004700FB" w:rsidRDefault="004700FB" w:rsidP="004700FB">
      <w:pPr>
        <w:pStyle w:val="Textocomentario"/>
        <w:ind w:left="0" w:firstLine="0"/>
        <w:jc w:val="left"/>
      </w:pPr>
      <w:r>
        <w:rPr>
          <w:rStyle w:val="Refdecomentario"/>
        </w:rPr>
        <w:annotationRef/>
      </w:r>
      <w:r>
        <w:t>¿Sin apelación? Las reglas del Pickleball no lo permiten, igual los párrafos siguientes</w:t>
      </w:r>
    </w:p>
  </w:comment>
  <w:comment w:id="1931" w:author="ALVARO SANCHEZ-CID ROMAN" w:date="2024-01-07T21:39:00Z" w:initials="ASCR">
    <w:p w14:paraId="430C373D" w14:textId="77777777" w:rsidR="004700FB" w:rsidRDefault="004700FB" w:rsidP="004700FB">
      <w:pPr>
        <w:pStyle w:val="Textocomentario"/>
        <w:ind w:left="0" w:firstLine="0"/>
        <w:jc w:val="left"/>
      </w:pPr>
      <w:r>
        <w:rPr>
          <w:rStyle w:val="Refdecomentario"/>
        </w:rPr>
        <w:annotationRef/>
      </w:r>
      <w:r>
        <w:t>Volvemos al asunto de no poder intervenir sin apelación, solo poniendo un árbitro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9D6464" w15:done="0"/>
  <w15:commentEx w15:paraId="6016060E" w15:done="0"/>
  <w15:commentEx w15:paraId="6E5D8131" w15:done="0"/>
  <w15:commentEx w15:paraId="2171E98F" w15:done="0"/>
  <w15:commentEx w15:paraId="601F7FF8" w15:done="0"/>
  <w15:commentEx w15:paraId="7EF06E00" w15:done="0"/>
  <w15:commentEx w15:paraId="66E758F2" w15:done="0"/>
  <w15:commentEx w15:paraId="6CB540CC" w15:done="0"/>
  <w15:commentEx w15:paraId="485C9E16" w15:done="0"/>
  <w15:commentEx w15:paraId="6A78A14C" w15:done="0"/>
  <w15:commentEx w15:paraId="02ED1B70" w15:done="0"/>
  <w15:commentEx w15:paraId="76D4B64B" w15:done="0"/>
  <w15:commentEx w15:paraId="02B6A3F2" w15:done="0"/>
  <w15:commentEx w15:paraId="34EDB457" w15:done="0"/>
  <w15:commentEx w15:paraId="79ED465F" w15:done="0"/>
  <w15:commentEx w15:paraId="76BC503A" w15:done="0"/>
  <w15:commentEx w15:paraId="56DD9C48" w15:done="0"/>
  <w15:commentEx w15:paraId="44D0935D" w15:done="0"/>
  <w15:commentEx w15:paraId="3F40DA14" w15:done="0"/>
  <w15:commentEx w15:paraId="5C162937" w15:done="0"/>
  <w15:commentEx w15:paraId="6C2A9300" w15:done="0"/>
  <w15:commentEx w15:paraId="177AE6B2" w15:done="0"/>
  <w15:commentEx w15:paraId="6DFC7FD0" w15:done="0"/>
  <w15:commentEx w15:paraId="08604D2F" w15:done="0"/>
  <w15:commentEx w15:paraId="516A1E46" w15:done="0"/>
  <w15:commentEx w15:paraId="0E12F7D8" w15:done="0"/>
  <w15:commentEx w15:paraId="79F52E94" w15:done="0"/>
  <w15:commentEx w15:paraId="32D85AEA" w15:done="0"/>
  <w15:commentEx w15:paraId="6C556FFA" w15:done="0"/>
  <w15:commentEx w15:paraId="7CABC407" w15:done="0"/>
  <w15:commentEx w15:paraId="285D3EDF" w15:done="0"/>
  <w15:commentEx w15:paraId="606D52E4" w15:done="0"/>
  <w15:commentEx w15:paraId="09A9AA0E" w15:done="0"/>
  <w15:commentEx w15:paraId="236795FB" w15:done="0"/>
  <w15:commentEx w15:paraId="42E3D6F9" w15:done="0"/>
  <w15:commentEx w15:paraId="0563BF62" w15:done="0"/>
  <w15:commentEx w15:paraId="6AEB72BB" w15:done="0"/>
  <w15:commentEx w15:paraId="7D25F546" w15:done="0"/>
  <w15:commentEx w15:paraId="34EABAEB" w15:done="0"/>
  <w15:commentEx w15:paraId="3D726149" w15:done="0"/>
  <w15:commentEx w15:paraId="42AE145E" w15:done="0"/>
  <w15:commentEx w15:paraId="5A8B4107" w15:done="0"/>
  <w15:commentEx w15:paraId="430C37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2F14CA" w16cex:dateUtc="2024-01-06T15:10:00Z"/>
  <w16cex:commentExtensible w16cex:durableId="24D93CB2" w16cex:dateUtc="2024-01-06T15:11:00Z"/>
  <w16cex:commentExtensible w16cex:durableId="776FACE4" w16cex:dateUtc="2024-01-06T15:13:00Z"/>
  <w16cex:commentExtensible w16cex:durableId="2040EF2A" w16cex:dateUtc="2024-01-06T15:15:00Z"/>
  <w16cex:commentExtensible w16cex:durableId="501B8335" w16cex:dateUtc="2024-01-06T15:26:00Z"/>
  <w16cex:commentExtensible w16cex:durableId="76734A11" w16cex:dateUtc="2024-01-06T15:30:00Z"/>
  <w16cex:commentExtensible w16cex:durableId="53901E7D" w16cex:dateUtc="2024-01-06T15:33:00Z"/>
  <w16cex:commentExtensible w16cex:durableId="07E305C1" w16cex:dateUtc="2024-01-06T16:03:00Z"/>
  <w16cex:commentExtensible w16cex:durableId="1F1A8A05" w16cex:dateUtc="2024-01-06T16:04:00Z"/>
  <w16cex:commentExtensible w16cex:durableId="1876437E" w16cex:dateUtc="2024-01-06T16:51:00Z"/>
  <w16cex:commentExtensible w16cex:durableId="687FD9F5" w16cex:dateUtc="2024-01-06T17:03:00Z"/>
  <w16cex:commentExtensible w16cex:durableId="5D272F95" w16cex:dateUtc="2024-01-06T18:34:00Z"/>
  <w16cex:commentExtensible w16cex:durableId="35568310" w16cex:dateUtc="2024-01-06T18:47:00Z"/>
  <w16cex:commentExtensible w16cex:durableId="33BFD24E" w16cex:dateUtc="2024-01-06T18:50:00Z"/>
  <w16cex:commentExtensible w16cex:durableId="6076FE55" w16cex:dateUtc="2024-01-07T19:46:00Z"/>
  <w16cex:commentExtensible w16cex:durableId="3CAC2595" w16cex:dateUtc="2024-01-06T20:10:00Z"/>
  <w16cex:commentExtensible w16cex:durableId="7802F771" w16cex:dateUtc="2024-01-06T20:20:00Z"/>
  <w16cex:commentExtensible w16cex:durableId="7326989A" w16cex:dateUtc="2024-01-06T20:32:00Z"/>
  <w16cex:commentExtensible w16cex:durableId="13949319" w16cex:dateUtc="2024-01-06T22:07:00Z"/>
  <w16cex:commentExtensible w16cex:durableId="1A093375" w16cex:dateUtc="2024-01-07T09:40:00Z"/>
  <w16cex:commentExtensible w16cex:durableId="160C9F1F" w16cex:dateUtc="2024-01-07T10:50:00Z"/>
  <w16cex:commentExtensible w16cex:durableId="07F9B03C" w16cex:dateUtc="2024-01-07T12:05:00Z"/>
  <w16cex:commentExtensible w16cex:durableId="64AA39FF" w16cex:dateUtc="2024-01-07T11:01:00Z"/>
  <w16cex:commentExtensible w16cex:durableId="1C4C94C3" w16cex:dateUtc="2024-01-07T11:09:00Z"/>
  <w16cex:commentExtensible w16cex:durableId="2689436B" w16cex:dateUtc="2024-01-07T12:06:00Z"/>
  <w16cex:commentExtensible w16cex:durableId="6616E946" w16cex:dateUtc="2024-01-07T12:17:00Z"/>
  <w16cex:commentExtensible w16cex:durableId="5BD6D93A" w16cex:dateUtc="2024-01-07T12:18:00Z"/>
  <w16cex:commentExtensible w16cex:durableId="1C0940B0" w16cex:dateUtc="2024-01-07T12:23:00Z"/>
  <w16cex:commentExtensible w16cex:durableId="7A95F4AB" w16cex:dateUtc="2024-01-07T12:23:00Z"/>
  <w16cex:commentExtensible w16cex:durableId="54C46A1B" w16cex:dateUtc="2024-01-07T12:24:00Z"/>
  <w16cex:commentExtensible w16cex:durableId="3B357480" w16cex:dateUtc="2024-01-07T13:14:00Z"/>
  <w16cex:commentExtensible w16cex:durableId="6F0E2919" w16cex:dateUtc="2024-01-07T13:09:00Z"/>
  <w16cex:commentExtensible w16cex:durableId="6E0295AB" w16cex:dateUtc="2024-01-07T13:17:00Z"/>
  <w16cex:commentExtensible w16cex:durableId="15C54341" w16cex:dateUtc="2024-01-07T13:19:00Z"/>
  <w16cex:commentExtensible w16cex:durableId="2671BC9F" w16cex:dateUtc="2024-01-07T13:33:00Z"/>
  <w16cex:commentExtensible w16cex:durableId="18398F39" w16cex:dateUtc="2024-01-07T14:02:00Z"/>
  <w16cex:commentExtensible w16cex:durableId="414B3335" w16cex:dateUtc="2024-01-07T16:34:00Z"/>
  <w16cex:commentExtensible w16cex:durableId="2D3B6E7A" w16cex:dateUtc="2024-01-07T18:03:00Z"/>
  <w16cex:commentExtensible w16cex:durableId="787AA5ED" w16cex:dateUtc="2024-01-07T18:04:00Z"/>
  <w16cex:commentExtensible w16cex:durableId="34729064" w16cex:dateUtc="2024-01-07T18:19:00Z"/>
  <w16cex:commentExtensible w16cex:durableId="5BB5B58B" w16cex:dateUtc="2024-01-07T20:10:00Z"/>
  <w16cex:commentExtensible w16cex:durableId="51B30A65" w16cex:dateUtc="2024-01-07T20:32:00Z"/>
  <w16cex:commentExtensible w16cex:durableId="5BD9F2C6" w16cex:dateUtc="2024-01-07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9D6464" w16cid:durableId="3B2F14CA"/>
  <w16cid:commentId w16cid:paraId="6016060E" w16cid:durableId="24D93CB2"/>
  <w16cid:commentId w16cid:paraId="6E5D8131" w16cid:durableId="776FACE4"/>
  <w16cid:commentId w16cid:paraId="2171E98F" w16cid:durableId="2040EF2A"/>
  <w16cid:commentId w16cid:paraId="601F7FF8" w16cid:durableId="501B8335"/>
  <w16cid:commentId w16cid:paraId="7EF06E00" w16cid:durableId="76734A11"/>
  <w16cid:commentId w16cid:paraId="66E758F2" w16cid:durableId="53901E7D"/>
  <w16cid:commentId w16cid:paraId="6CB540CC" w16cid:durableId="07E305C1"/>
  <w16cid:commentId w16cid:paraId="485C9E16" w16cid:durableId="1F1A8A05"/>
  <w16cid:commentId w16cid:paraId="6A78A14C" w16cid:durableId="1876437E"/>
  <w16cid:commentId w16cid:paraId="02ED1B70" w16cid:durableId="687FD9F5"/>
  <w16cid:commentId w16cid:paraId="76D4B64B" w16cid:durableId="5D272F95"/>
  <w16cid:commentId w16cid:paraId="02B6A3F2" w16cid:durableId="35568310"/>
  <w16cid:commentId w16cid:paraId="34EDB457" w16cid:durableId="33BFD24E"/>
  <w16cid:commentId w16cid:paraId="79ED465F" w16cid:durableId="6076FE55"/>
  <w16cid:commentId w16cid:paraId="76BC503A" w16cid:durableId="3CAC2595"/>
  <w16cid:commentId w16cid:paraId="56DD9C48" w16cid:durableId="7802F771"/>
  <w16cid:commentId w16cid:paraId="44D0935D" w16cid:durableId="7326989A"/>
  <w16cid:commentId w16cid:paraId="3F40DA14" w16cid:durableId="13949319"/>
  <w16cid:commentId w16cid:paraId="5C162937" w16cid:durableId="1A093375"/>
  <w16cid:commentId w16cid:paraId="6C2A9300" w16cid:durableId="160C9F1F"/>
  <w16cid:commentId w16cid:paraId="177AE6B2" w16cid:durableId="07F9B03C"/>
  <w16cid:commentId w16cid:paraId="6DFC7FD0" w16cid:durableId="64AA39FF"/>
  <w16cid:commentId w16cid:paraId="08604D2F" w16cid:durableId="1C4C94C3"/>
  <w16cid:commentId w16cid:paraId="516A1E46" w16cid:durableId="2689436B"/>
  <w16cid:commentId w16cid:paraId="0E12F7D8" w16cid:durableId="6616E946"/>
  <w16cid:commentId w16cid:paraId="79F52E94" w16cid:durableId="5BD6D93A"/>
  <w16cid:commentId w16cid:paraId="32D85AEA" w16cid:durableId="1C0940B0"/>
  <w16cid:commentId w16cid:paraId="6C556FFA" w16cid:durableId="7A95F4AB"/>
  <w16cid:commentId w16cid:paraId="7CABC407" w16cid:durableId="54C46A1B"/>
  <w16cid:commentId w16cid:paraId="285D3EDF" w16cid:durableId="3B357480"/>
  <w16cid:commentId w16cid:paraId="606D52E4" w16cid:durableId="6F0E2919"/>
  <w16cid:commentId w16cid:paraId="09A9AA0E" w16cid:durableId="6E0295AB"/>
  <w16cid:commentId w16cid:paraId="236795FB" w16cid:durableId="15C54341"/>
  <w16cid:commentId w16cid:paraId="42E3D6F9" w16cid:durableId="2671BC9F"/>
  <w16cid:commentId w16cid:paraId="0563BF62" w16cid:durableId="18398F39"/>
  <w16cid:commentId w16cid:paraId="6AEB72BB" w16cid:durableId="414B3335"/>
  <w16cid:commentId w16cid:paraId="7D25F546" w16cid:durableId="2D3B6E7A"/>
  <w16cid:commentId w16cid:paraId="34EABAEB" w16cid:durableId="787AA5ED"/>
  <w16cid:commentId w16cid:paraId="3D726149" w16cid:durableId="34729064"/>
  <w16cid:commentId w16cid:paraId="42AE145E" w16cid:durableId="5BB5B58B"/>
  <w16cid:commentId w16cid:paraId="5A8B4107" w16cid:durableId="51B30A65"/>
  <w16cid:commentId w16cid:paraId="430C373D" w16cid:durableId="5BD9F2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88DEE" w14:textId="77777777" w:rsidR="008227CE" w:rsidRDefault="008227CE">
      <w:pPr>
        <w:spacing w:after="0" w:line="240" w:lineRule="auto"/>
      </w:pPr>
      <w:r>
        <w:separator/>
      </w:r>
    </w:p>
  </w:endnote>
  <w:endnote w:type="continuationSeparator" w:id="0">
    <w:p w14:paraId="2D350372" w14:textId="77777777" w:rsidR="008227CE" w:rsidRDefault="00822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F813B" w14:textId="77777777" w:rsidR="00F634ED" w:rsidRDefault="00000000">
    <w:pPr>
      <w:spacing w:after="616" w:line="259" w:lineRule="auto"/>
      <w:ind w:left="0" w:firstLine="0"/>
      <w:jc w:val="left"/>
    </w:pPr>
    <w:r>
      <w:rPr>
        <w:noProof/>
      </w:rPr>
      <w:drawing>
        <wp:anchor distT="0" distB="0" distL="114300" distR="114300" simplePos="0" relativeHeight="251661312" behindDoc="0" locked="0" layoutInCell="1" allowOverlap="0" wp14:anchorId="5D063924" wp14:editId="52CB05E6">
          <wp:simplePos x="0" y="0"/>
          <wp:positionH relativeFrom="page">
            <wp:posOffset>996950</wp:posOffset>
          </wp:positionH>
          <wp:positionV relativeFrom="page">
            <wp:posOffset>9653905</wp:posOffset>
          </wp:positionV>
          <wp:extent cx="1298702" cy="36131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298702" cy="361315"/>
                  </a:xfrm>
                  <a:prstGeom prst="rect">
                    <a:avLst/>
                  </a:prstGeom>
                </pic:spPr>
              </pic:pic>
            </a:graphicData>
          </a:graphic>
        </wp:anchor>
      </w:drawing>
    </w:r>
    <w:r>
      <w:rPr>
        <w:noProof/>
      </w:rPr>
      <w:drawing>
        <wp:anchor distT="0" distB="0" distL="114300" distR="114300" simplePos="0" relativeHeight="251662336" behindDoc="0" locked="0" layoutInCell="1" allowOverlap="0" wp14:anchorId="51AE3101" wp14:editId="229AD526">
          <wp:simplePos x="0" y="0"/>
          <wp:positionH relativeFrom="page">
            <wp:posOffset>3144520</wp:posOffset>
          </wp:positionH>
          <wp:positionV relativeFrom="page">
            <wp:posOffset>9653905</wp:posOffset>
          </wp:positionV>
          <wp:extent cx="1203160" cy="403860"/>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
                  <a:stretch>
                    <a:fillRect/>
                  </a:stretch>
                </pic:blipFill>
                <pic:spPr>
                  <a:xfrm>
                    <a:off x="0" y="0"/>
                    <a:ext cx="1203160" cy="403860"/>
                  </a:xfrm>
                  <a:prstGeom prst="rect">
                    <a:avLst/>
                  </a:prstGeom>
                </pic:spPr>
              </pic:pic>
            </a:graphicData>
          </a:graphic>
        </wp:anchor>
      </w:drawing>
    </w:r>
    <w:r>
      <w:rPr>
        <w:noProof/>
      </w:rPr>
      <w:drawing>
        <wp:anchor distT="0" distB="0" distL="114300" distR="114300" simplePos="0" relativeHeight="251663360" behindDoc="0" locked="0" layoutInCell="1" allowOverlap="0" wp14:anchorId="28EFC7DB" wp14:editId="11D2E71E">
          <wp:simplePos x="0" y="0"/>
          <wp:positionH relativeFrom="page">
            <wp:posOffset>5398770</wp:posOffset>
          </wp:positionH>
          <wp:positionV relativeFrom="page">
            <wp:posOffset>9643110</wp:posOffset>
          </wp:positionV>
          <wp:extent cx="1468755" cy="361315"/>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
                  <a:stretch>
                    <a:fillRect/>
                  </a:stretch>
                </pic:blipFill>
                <pic:spPr>
                  <a:xfrm>
                    <a:off x="0" y="0"/>
                    <a:ext cx="1468755" cy="361315"/>
                  </a:xfrm>
                  <a:prstGeom prst="rect">
                    <a:avLst/>
                  </a:prstGeom>
                </pic:spPr>
              </pic:pic>
            </a:graphicData>
          </a:graphic>
        </wp:anchor>
      </w:drawing>
    </w:r>
    <w:r>
      <w:rPr>
        <w:sz w:val="20"/>
      </w:rPr>
      <w:t xml:space="preserve"> </w:t>
    </w:r>
    <w:r>
      <w:rPr>
        <w:sz w:val="20"/>
      </w:rPr>
      <w:tab/>
    </w:r>
    <w:r>
      <w:rPr>
        <w:rFonts w:ascii="Calibri" w:eastAsia="Calibri" w:hAnsi="Calibri" w:cs="Calibri"/>
        <w:sz w:val="22"/>
      </w:rPr>
      <w:tab/>
    </w:r>
    <w:r>
      <w:rPr>
        <w:rFonts w:ascii="Calibri" w:eastAsia="Calibri" w:hAnsi="Calibri" w:cs="Calibri"/>
        <w:sz w:val="22"/>
      </w:rPr>
      <w:tab/>
    </w:r>
  </w:p>
  <w:p w14:paraId="4E9DA4FA" w14:textId="77777777" w:rsidR="00F634ED" w:rsidRDefault="00000000">
    <w:pPr>
      <w:spacing w:after="0" w:line="259" w:lineRule="auto"/>
      <w:ind w:left="0" w:right="156"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444B4" w14:textId="77777777" w:rsidR="00F634ED" w:rsidRDefault="00000000">
    <w:pPr>
      <w:spacing w:after="616" w:line="259" w:lineRule="auto"/>
      <w:ind w:left="0" w:firstLine="0"/>
      <w:jc w:val="left"/>
    </w:pPr>
    <w:r>
      <w:rPr>
        <w:noProof/>
      </w:rPr>
      <w:drawing>
        <wp:anchor distT="0" distB="0" distL="114300" distR="114300" simplePos="0" relativeHeight="251664384" behindDoc="0" locked="0" layoutInCell="1" allowOverlap="0" wp14:anchorId="62F9131B" wp14:editId="085EEF45">
          <wp:simplePos x="0" y="0"/>
          <wp:positionH relativeFrom="page">
            <wp:posOffset>996950</wp:posOffset>
          </wp:positionH>
          <wp:positionV relativeFrom="page">
            <wp:posOffset>9653905</wp:posOffset>
          </wp:positionV>
          <wp:extent cx="1298702" cy="361315"/>
          <wp:effectExtent l="0" t="0" r="0" b="0"/>
          <wp:wrapSquare wrapText="bothSides"/>
          <wp:docPr id="630786954"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298702" cy="361315"/>
                  </a:xfrm>
                  <a:prstGeom prst="rect">
                    <a:avLst/>
                  </a:prstGeom>
                </pic:spPr>
              </pic:pic>
            </a:graphicData>
          </a:graphic>
        </wp:anchor>
      </w:drawing>
    </w:r>
    <w:r>
      <w:rPr>
        <w:noProof/>
      </w:rPr>
      <w:drawing>
        <wp:anchor distT="0" distB="0" distL="114300" distR="114300" simplePos="0" relativeHeight="251665408" behindDoc="0" locked="0" layoutInCell="1" allowOverlap="0" wp14:anchorId="3D0DD23A" wp14:editId="5646E2B2">
          <wp:simplePos x="0" y="0"/>
          <wp:positionH relativeFrom="page">
            <wp:posOffset>3144520</wp:posOffset>
          </wp:positionH>
          <wp:positionV relativeFrom="page">
            <wp:posOffset>9653905</wp:posOffset>
          </wp:positionV>
          <wp:extent cx="1203160" cy="403860"/>
          <wp:effectExtent l="0" t="0" r="0" b="0"/>
          <wp:wrapSquare wrapText="bothSides"/>
          <wp:docPr id="701892597"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
                  <a:stretch>
                    <a:fillRect/>
                  </a:stretch>
                </pic:blipFill>
                <pic:spPr>
                  <a:xfrm>
                    <a:off x="0" y="0"/>
                    <a:ext cx="1203160" cy="403860"/>
                  </a:xfrm>
                  <a:prstGeom prst="rect">
                    <a:avLst/>
                  </a:prstGeom>
                </pic:spPr>
              </pic:pic>
            </a:graphicData>
          </a:graphic>
        </wp:anchor>
      </w:drawing>
    </w:r>
    <w:r>
      <w:rPr>
        <w:noProof/>
      </w:rPr>
      <w:drawing>
        <wp:anchor distT="0" distB="0" distL="114300" distR="114300" simplePos="0" relativeHeight="251666432" behindDoc="0" locked="0" layoutInCell="1" allowOverlap="0" wp14:anchorId="7873A884" wp14:editId="0814D8B3">
          <wp:simplePos x="0" y="0"/>
          <wp:positionH relativeFrom="page">
            <wp:posOffset>5398770</wp:posOffset>
          </wp:positionH>
          <wp:positionV relativeFrom="page">
            <wp:posOffset>9643110</wp:posOffset>
          </wp:positionV>
          <wp:extent cx="1468755" cy="361315"/>
          <wp:effectExtent l="0" t="0" r="0" b="0"/>
          <wp:wrapSquare wrapText="bothSides"/>
          <wp:docPr id="759865820"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
                  <a:stretch>
                    <a:fillRect/>
                  </a:stretch>
                </pic:blipFill>
                <pic:spPr>
                  <a:xfrm>
                    <a:off x="0" y="0"/>
                    <a:ext cx="1468755" cy="361315"/>
                  </a:xfrm>
                  <a:prstGeom prst="rect">
                    <a:avLst/>
                  </a:prstGeom>
                </pic:spPr>
              </pic:pic>
            </a:graphicData>
          </a:graphic>
        </wp:anchor>
      </w:drawing>
    </w:r>
    <w:r>
      <w:rPr>
        <w:sz w:val="20"/>
      </w:rPr>
      <w:t xml:space="preserve"> </w:t>
    </w:r>
    <w:r>
      <w:rPr>
        <w:sz w:val="20"/>
      </w:rPr>
      <w:tab/>
    </w:r>
    <w:r>
      <w:rPr>
        <w:rFonts w:ascii="Calibri" w:eastAsia="Calibri" w:hAnsi="Calibri" w:cs="Calibri"/>
        <w:sz w:val="22"/>
      </w:rPr>
      <w:tab/>
    </w:r>
    <w:r>
      <w:rPr>
        <w:rFonts w:ascii="Calibri" w:eastAsia="Calibri" w:hAnsi="Calibri" w:cs="Calibri"/>
        <w:sz w:val="22"/>
      </w:rPr>
      <w:tab/>
    </w:r>
  </w:p>
  <w:p w14:paraId="696CA067" w14:textId="77777777" w:rsidR="00F634ED" w:rsidRDefault="00000000">
    <w:pPr>
      <w:spacing w:after="0" w:line="259" w:lineRule="auto"/>
      <w:ind w:left="0" w:right="156"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E6F0E" w14:textId="77777777" w:rsidR="00F634ED" w:rsidRDefault="00000000">
    <w:pPr>
      <w:spacing w:after="616" w:line="259" w:lineRule="auto"/>
      <w:ind w:left="0" w:firstLine="0"/>
      <w:jc w:val="left"/>
    </w:pPr>
    <w:r>
      <w:rPr>
        <w:noProof/>
      </w:rPr>
      <w:drawing>
        <wp:anchor distT="0" distB="0" distL="114300" distR="114300" simplePos="0" relativeHeight="251667456" behindDoc="0" locked="0" layoutInCell="1" allowOverlap="0" wp14:anchorId="186EAD64" wp14:editId="68FE8F9F">
          <wp:simplePos x="0" y="0"/>
          <wp:positionH relativeFrom="page">
            <wp:posOffset>996950</wp:posOffset>
          </wp:positionH>
          <wp:positionV relativeFrom="page">
            <wp:posOffset>9653905</wp:posOffset>
          </wp:positionV>
          <wp:extent cx="1298702" cy="361315"/>
          <wp:effectExtent l="0" t="0" r="0" b="0"/>
          <wp:wrapSquare wrapText="bothSides"/>
          <wp:docPr id="642116938"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298702" cy="361315"/>
                  </a:xfrm>
                  <a:prstGeom prst="rect">
                    <a:avLst/>
                  </a:prstGeom>
                </pic:spPr>
              </pic:pic>
            </a:graphicData>
          </a:graphic>
        </wp:anchor>
      </w:drawing>
    </w:r>
    <w:r>
      <w:rPr>
        <w:noProof/>
      </w:rPr>
      <w:drawing>
        <wp:anchor distT="0" distB="0" distL="114300" distR="114300" simplePos="0" relativeHeight="251668480" behindDoc="0" locked="0" layoutInCell="1" allowOverlap="0" wp14:anchorId="08D8ACBE" wp14:editId="7B67B0AA">
          <wp:simplePos x="0" y="0"/>
          <wp:positionH relativeFrom="page">
            <wp:posOffset>3144520</wp:posOffset>
          </wp:positionH>
          <wp:positionV relativeFrom="page">
            <wp:posOffset>9653905</wp:posOffset>
          </wp:positionV>
          <wp:extent cx="1203160" cy="403860"/>
          <wp:effectExtent l="0" t="0" r="0" b="0"/>
          <wp:wrapSquare wrapText="bothSides"/>
          <wp:docPr id="15304369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
                  <a:stretch>
                    <a:fillRect/>
                  </a:stretch>
                </pic:blipFill>
                <pic:spPr>
                  <a:xfrm>
                    <a:off x="0" y="0"/>
                    <a:ext cx="1203160" cy="403860"/>
                  </a:xfrm>
                  <a:prstGeom prst="rect">
                    <a:avLst/>
                  </a:prstGeom>
                </pic:spPr>
              </pic:pic>
            </a:graphicData>
          </a:graphic>
        </wp:anchor>
      </w:drawing>
    </w:r>
    <w:r>
      <w:rPr>
        <w:noProof/>
      </w:rPr>
      <w:drawing>
        <wp:anchor distT="0" distB="0" distL="114300" distR="114300" simplePos="0" relativeHeight="251669504" behindDoc="0" locked="0" layoutInCell="1" allowOverlap="0" wp14:anchorId="53F15A13" wp14:editId="6D196F87">
          <wp:simplePos x="0" y="0"/>
          <wp:positionH relativeFrom="page">
            <wp:posOffset>5398770</wp:posOffset>
          </wp:positionH>
          <wp:positionV relativeFrom="page">
            <wp:posOffset>9643110</wp:posOffset>
          </wp:positionV>
          <wp:extent cx="1468755" cy="361315"/>
          <wp:effectExtent l="0" t="0" r="0" b="0"/>
          <wp:wrapSquare wrapText="bothSides"/>
          <wp:docPr id="2075093941"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
                  <a:stretch>
                    <a:fillRect/>
                  </a:stretch>
                </pic:blipFill>
                <pic:spPr>
                  <a:xfrm>
                    <a:off x="0" y="0"/>
                    <a:ext cx="1468755" cy="361315"/>
                  </a:xfrm>
                  <a:prstGeom prst="rect">
                    <a:avLst/>
                  </a:prstGeom>
                </pic:spPr>
              </pic:pic>
            </a:graphicData>
          </a:graphic>
        </wp:anchor>
      </w:drawing>
    </w:r>
    <w:r>
      <w:rPr>
        <w:sz w:val="20"/>
      </w:rPr>
      <w:t xml:space="preserve"> </w:t>
    </w:r>
    <w:r>
      <w:rPr>
        <w:sz w:val="20"/>
      </w:rPr>
      <w:tab/>
    </w:r>
    <w:r>
      <w:rPr>
        <w:rFonts w:ascii="Calibri" w:eastAsia="Calibri" w:hAnsi="Calibri" w:cs="Calibri"/>
        <w:sz w:val="22"/>
      </w:rPr>
      <w:tab/>
    </w:r>
    <w:r>
      <w:rPr>
        <w:rFonts w:ascii="Calibri" w:eastAsia="Calibri" w:hAnsi="Calibri" w:cs="Calibri"/>
        <w:sz w:val="22"/>
      </w:rPr>
      <w:tab/>
    </w:r>
  </w:p>
  <w:p w14:paraId="1C172290" w14:textId="77777777" w:rsidR="00F634ED" w:rsidRDefault="00000000">
    <w:pPr>
      <w:spacing w:after="0" w:line="259" w:lineRule="auto"/>
      <w:ind w:left="0" w:right="156"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D3865" w14:textId="77777777" w:rsidR="008227CE" w:rsidRDefault="008227CE">
      <w:pPr>
        <w:spacing w:after="0" w:line="240" w:lineRule="auto"/>
      </w:pPr>
      <w:r>
        <w:separator/>
      </w:r>
    </w:p>
  </w:footnote>
  <w:footnote w:type="continuationSeparator" w:id="0">
    <w:p w14:paraId="6B8402A9" w14:textId="77777777" w:rsidR="008227CE" w:rsidRDefault="00822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6EC7B" w14:textId="77777777" w:rsidR="00F634ED" w:rsidRDefault="00000000">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AE5E186" wp14:editId="2009AA06">
              <wp:simplePos x="0" y="0"/>
              <wp:positionH relativeFrom="page">
                <wp:posOffset>231775</wp:posOffset>
              </wp:positionH>
              <wp:positionV relativeFrom="page">
                <wp:posOffset>0</wp:posOffset>
              </wp:positionV>
              <wp:extent cx="142875" cy="10693908"/>
              <wp:effectExtent l="0" t="0" r="0" b="0"/>
              <wp:wrapNone/>
              <wp:docPr id="111459" name="Group 111459"/>
              <wp:cNvGraphicFramePr/>
              <a:graphic xmlns:a="http://schemas.openxmlformats.org/drawingml/2006/main">
                <a:graphicData uri="http://schemas.microsoft.com/office/word/2010/wordprocessingGroup">
                  <wpg:wgp>
                    <wpg:cNvGrpSpPr/>
                    <wpg:grpSpPr>
                      <a:xfrm>
                        <a:off x="0" y="0"/>
                        <a:ext cx="142875" cy="10693908"/>
                        <a:chOff x="0" y="0"/>
                        <a:chExt cx="142875" cy="10693908"/>
                      </a:xfrm>
                    </wpg:grpSpPr>
                    <pic:pic xmlns:pic="http://schemas.openxmlformats.org/drawingml/2006/picture">
                      <pic:nvPicPr>
                        <pic:cNvPr id="111460" name="Picture 111460"/>
                        <pic:cNvPicPr/>
                      </pic:nvPicPr>
                      <pic:blipFill>
                        <a:blip r:embed="rId1"/>
                        <a:stretch>
                          <a:fillRect/>
                        </a:stretch>
                      </pic:blipFill>
                      <pic:spPr>
                        <a:xfrm>
                          <a:off x="-3174" y="0"/>
                          <a:ext cx="146304" cy="10692385"/>
                        </a:xfrm>
                        <a:prstGeom prst="rect">
                          <a:avLst/>
                        </a:prstGeom>
                      </pic:spPr>
                    </pic:pic>
                  </wpg:wgp>
                </a:graphicData>
              </a:graphic>
            </wp:anchor>
          </w:drawing>
        </mc:Choice>
        <mc:Fallback xmlns:a="http://schemas.openxmlformats.org/drawingml/2006/main">
          <w:pict>
            <v:group id="Group 111459" style="width:11.25pt;height:842.04pt;position:absolute;z-index:-2147483648;mso-position-horizontal-relative:page;mso-position-horizontal:absolute;margin-left:18.25pt;mso-position-vertical-relative:page;margin-top:0pt;" coordsize="1428,106939">
              <v:shape id="Picture 111460" style="position:absolute;width:1463;height:106923;left:-31;top:0;" filled="f">
                <v:imagedata r:id="rId19"/>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A788A" w14:textId="77777777" w:rsidR="00F634E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DCC6194" wp14:editId="14C8237D">
              <wp:simplePos x="0" y="0"/>
              <wp:positionH relativeFrom="page">
                <wp:posOffset>231775</wp:posOffset>
              </wp:positionH>
              <wp:positionV relativeFrom="page">
                <wp:posOffset>0</wp:posOffset>
              </wp:positionV>
              <wp:extent cx="142875" cy="10693908"/>
              <wp:effectExtent l="0" t="0" r="0" b="0"/>
              <wp:wrapNone/>
              <wp:docPr id="111437" name="Group 111437"/>
              <wp:cNvGraphicFramePr/>
              <a:graphic xmlns:a="http://schemas.openxmlformats.org/drawingml/2006/main">
                <a:graphicData uri="http://schemas.microsoft.com/office/word/2010/wordprocessingGroup">
                  <wpg:wgp>
                    <wpg:cNvGrpSpPr/>
                    <wpg:grpSpPr>
                      <a:xfrm>
                        <a:off x="0" y="0"/>
                        <a:ext cx="142875" cy="10693908"/>
                        <a:chOff x="0" y="0"/>
                        <a:chExt cx="142875" cy="10693908"/>
                      </a:xfrm>
                    </wpg:grpSpPr>
                    <pic:pic xmlns:pic="http://schemas.openxmlformats.org/drawingml/2006/picture">
                      <pic:nvPicPr>
                        <pic:cNvPr id="111438" name="Picture 111438"/>
                        <pic:cNvPicPr/>
                      </pic:nvPicPr>
                      <pic:blipFill>
                        <a:blip r:embed="rId1"/>
                        <a:stretch>
                          <a:fillRect/>
                        </a:stretch>
                      </pic:blipFill>
                      <pic:spPr>
                        <a:xfrm>
                          <a:off x="-3174" y="0"/>
                          <a:ext cx="146304" cy="10692385"/>
                        </a:xfrm>
                        <a:prstGeom prst="rect">
                          <a:avLst/>
                        </a:prstGeom>
                      </pic:spPr>
                    </pic:pic>
                  </wpg:wgp>
                </a:graphicData>
              </a:graphic>
            </wp:anchor>
          </w:drawing>
        </mc:Choice>
        <mc:Fallback xmlns:a="http://schemas.openxmlformats.org/drawingml/2006/main">
          <w:pict>
            <v:group id="Group 111437" style="width:11.25pt;height:842.04pt;position:absolute;z-index:-2147483648;mso-position-horizontal-relative:page;mso-position-horizontal:absolute;margin-left:18.25pt;mso-position-vertical-relative:page;margin-top:0pt;" coordsize="1428,106939">
              <v:shape id="Picture 111438" style="position:absolute;width:1463;height:106923;left:-31;top:0;" filled="f">
                <v:imagedata r:id="rId19"/>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42456" w14:textId="77777777" w:rsidR="00F634ED"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2CA1189" wp14:editId="3D0F8BB0">
              <wp:simplePos x="0" y="0"/>
              <wp:positionH relativeFrom="page">
                <wp:posOffset>231775</wp:posOffset>
              </wp:positionH>
              <wp:positionV relativeFrom="page">
                <wp:posOffset>0</wp:posOffset>
              </wp:positionV>
              <wp:extent cx="142875" cy="10693908"/>
              <wp:effectExtent l="0" t="0" r="0" b="0"/>
              <wp:wrapNone/>
              <wp:docPr id="111415" name="Group 111415"/>
              <wp:cNvGraphicFramePr/>
              <a:graphic xmlns:a="http://schemas.openxmlformats.org/drawingml/2006/main">
                <a:graphicData uri="http://schemas.microsoft.com/office/word/2010/wordprocessingGroup">
                  <wpg:wgp>
                    <wpg:cNvGrpSpPr/>
                    <wpg:grpSpPr>
                      <a:xfrm>
                        <a:off x="0" y="0"/>
                        <a:ext cx="142875" cy="10693908"/>
                        <a:chOff x="0" y="0"/>
                        <a:chExt cx="142875" cy="10693908"/>
                      </a:xfrm>
                    </wpg:grpSpPr>
                    <pic:pic xmlns:pic="http://schemas.openxmlformats.org/drawingml/2006/picture">
                      <pic:nvPicPr>
                        <pic:cNvPr id="111416" name="Picture 111416"/>
                        <pic:cNvPicPr/>
                      </pic:nvPicPr>
                      <pic:blipFill>
                        <a:blip r:embed="rId1"/>
                        <a:stretch>
                          <a:fillRect/>
                        </a:stretch>
                      </pic:blipFill>
                      <pic:spPr>
                        <a:xfrm>
                          <a:off x="-3174" y="0"/>
                          <a:ext cx="146304" cy="10692385"/>
                        </a:xfrm>
                        <a:prstGeom prst="rect">
                          <a:avLst/>
                        </a:prstGeom>
                      </pic:spPr>
                    </pic:pic>
                  </wpg:wgp>
                </a:graphicData>
              </a:graphic>
            </wp:anchor>
          </w:drawing>
        </mc:Choice>
        <mc:Fallback xmlns:a="http://schemas.openxmlformats.org/drawingml/2006/main">
          <w:pict>
            <v:group id="Group 111415" style="width:11.25pt;height:842.04pt;position:absolute;z-index:-2147483648;mso-position-horizontal-relative:page;mso-position-horizontal:absolute;margin-left:18.25pt;mso-position-vertical-relative:page;margin-top:0pt;" coordsize="1428,106939">
              <v:shape id="Picture 111416" style="position:absolute;width:1463;height:106923;left:-31;top:0;" filled="f">
                <v:imagedata r:id="rId1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5602"/>
    <w:multiLevelType w:val="hybridMultilevel"/>
    <w:tmpl w:val="71844B0A"/>
    <w:lvl w:ilvl="0" w:tplc="A1A6FFF2">
      <w:start w:val="5"/>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F229AF"/>
    <w:multiLevelType w:val="hybridMultilevel"/>
    <w:tmpl w:val="AF723DBA"/>
    <w:lvl w:ilvl="0" w:tplc="7C344858">
      <w:start w:val="8"/>
      <w:numFmt w:val="decimal"/>
      <w:lvlText w:val="%1"/>
      <w:lvlJc w:val="left"/>
      <w:pPr>
        <w:ind w:left="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B2A3738">
      <w:start w:val="1"/>
      <w:numFmt w:val="lowerLetter"/>
      <w:lvlText w:val="%2"/>
      <w:lvlJc w:val="left"/>
      <w:pPr>
        <w:ind w:left="11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E4644B8">
      <w:start w:val="1"/>
      <w:numFmt w:val="lowerRoman"/>
      <w:lvlText w:val="%3"/>
      <w:lvlJc w:val="left"/>
      <w:pPr>
        <w:ind w:left="19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AD8D438">
      <w:start w:val="1"/>
      <w:numFmt w:val="decimal"/>
      <w:lvlText w:val="%4"/>
      <w:lvlJc w:val="left"/>
      <w:pPr>
        <w:ind w:left="26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6A31F4">
      <w:start w:val="1"/>
      <w:numFmt w:val="lowerLetter"/>
      <w:lvlText w:val="%5"/>
      <w:lvlJc w:val="left"/>
      <w:pPr>
        <w:ind w:left="33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FA27992">
      <w:start w:val="1"/>
      <w:numFmt w:val="lowerRoman"/>
      <w:lvlText w:val="%6"/>
      <w:lvlJc w:val="left"/>
      <w:pPr>
        <w:ind w:left="40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3C4DAAC">
      <w:start w:val="1"/>
      <w:numFmt w:val="decimal"/>
      <w:lvlText w:val="%7"/>
      <w:lvlJc w:val="left"/>
      <w:pPr>
        <w:ind w:left="47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ED4FAE6">
      <w:start w:val="1"/>
      <w:numFmt w:val="lowerLetter"/>
      <w:lvlText w:val="%8"/>
      <w:lvlJc w:val="left"/>
      <w:pPr>
        <w:ind w:left="55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1DC9AEC">
      <w:start w:val="1"/>
      <w:numFmt w:val="lowerRoman"/>
      <w:lvlText w:val="%9"/>
      <w:lvlJc w:val="left"/>
      <w:pPr>
        <w:ind w:left="62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ED42B7"/>
    <w:multiLevelType w:val="hybridMultilevel"/>
    <w:tmpl w:val="6A4452CC"/>
    <w:lvl w:ilvl="0" w:tplc="D1E84578">
      <w:start w:val="1"/>
      <w:numFmt w:val="upperLetter"/>
      <w:lvlText w:val="%1."/>
      <w:lvlJc w:val="left"/>
      <w:pPr>
        <w:ind w:left="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40C970">
      <w:start w:val="1"/>
      <w:numFmt w:val="lowerLetter"/>
      <w:lvlText w:val="%2"/>
      <w:lvlJc w:val="left"/>
      <w:pPr>
        <w:ind w:left="1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9854A8">
      <w:start w:val="1"/>
      <w:numFmt w:val="lowerRoman"/>
      <w:lvlText w:val="%3"/>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043DBE">
      <w:start w:val="1"/>
      <w:numFmt w:val="decimal"/>
      <w:lvlText w:val="%4"/>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3C9F72">
      <w:start w:val="1"/>
      <w:numFmt w:val="lowerLetter"/>
      <w:lvlText w:val="%5"/>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C4C690">
      <w:start w:val="1"/>
      <w:numFmt w:val="lowerRoman"/>
      <w:lvlText w:val="%6"/>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BEC4D6">
      <w:start w:val="1"/>
      <w:numFmt w:val="decimal"/>
      <w:lvlText w:val="%7"/>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1CEEF6">
      <w:start w:val="1"/>
      <w:numFmt w:val="lowerLetter"/>
      <w:lvlText w:val="%8"/>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2A3490">
      <w:start w:val="1"/>
      <w:numFmt w:val="lowerRoman"/>
      <w:lvlText w:val="%9"/>
      <w:lvlJc w:val="left"/>
      <w:pPr>
        <w:ind w:left="6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0611BF"/>
    <w:multiLevelType w:val="hybridMultilevel"/>
    <w:tmpl w:val="0664ACA2"/>
    <w:lvl w:ilvl="0" w:tplc="3A3A357C">
      <w:start w:val="1"/>
      <w:numFmt w:val="upperLetter"/>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A2B8E8">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2C0D9A">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8C364A">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32C3AA">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00C8B0">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46E126">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BECFAA">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6A0FA0">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C40D09"/>
    <w:multiLevelType w:val="hybridMultilevel"/>
    <w:tmpl w:val="63D8E83A"/>
    <w:lvl w:ilvl="0" w:tplc="9CF2798E">
      <w:start w:val="1"/>
      <w:numFmt w:val="decimal"/>
      <w:lvlText w:val="%1"/>
      <w:lvlJc w:val="left"/>
      <w:pPr>
        <w:ind w:left="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46C66BC">
      <w:start w:val="1"/>
      <w:numFmt w:val="lowerLetter"/>
      <w:lvlText w:val="%2"/>
      <w:lvlJc w:val="left"/>
      <w:pPr>
        <w:ind w:left="11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41038E2">
      <w:start w:val="1"/>
      <w:numFmt w:val="lowerRoman"/>
      <w:lvlText w:val="%3"/>
      <w:lvlJc w:val="left"/>
      <w:pPr>
        <w:ind w:left="19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484AFC4">
      <w:start w:val="1"/>
      <w:numFmt w:val="decimal"/>
      <w:lvlText w:val="%4"/>
      <w:lvlJc w:val="left"/>
      <w:pPr>
        <w:ind w:left="26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2989F5E">
      <w:start w:val="1"/>
      <w:numFmt w:val="lowerLetter"/>
      <w:lvlText w:val="%5"/>
      <w:lvlJc w:val="left"/>
      <w:pPr>
        <w:ind w:left="3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E1CDC6E">
      <w:start w:val="1"/>
      <w:numFmt w:val="lowerRoman"/>
      <w:lvlText w:val="%6"/>
      <w:lvlJc w:val="left"/>
      <w:pPr>
        <w:ind w:left="4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A321BBA">
      <w:start w:val="1"/>
      <w:numFmt w:val="decimal"/>
      <w:lvlText w:val="%7"/>
      <w:lvlJc w:val="left"/>
      <w:pPr>
        <w:ind w:left="47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E8ABB9A">
      <w:start w:val="1"/>
      <w:numFmt w:val="lowerLetter"/>
      <w:lvlText w:val="%8"/>
      <w:lvlJc w:val="left"/>
      <w:pPr>
        <w:ind w:left="5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1FC835A">
      <w:start w:val="1"/>
      <w:numFmt w:val="lowerRoman"/>
      <w:lvlText w:val="%9"/>
      <w:lvlJc w:val="left"/>
      <w:pPr>
        <w:ind w:left="62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B35EC9"/>
    <w:multiLevelType w:val="hybridMultilevel"/>
    <w:tmpl w:val="00C611D4"/>
    <w:lvl w:ilvl="0" w:tplc="405696FE">
      <w:start w:val="1"/>
      <w:numFmt w:val="decimal"/>
      <w:lvlText w:val="%1"/>
      <w:lvlJc w:val="left"/>
      <w:pPr>
        <w:ind w:left="5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02EDFF4">
      <w:start w:val="1"/>
      <w:numFmt w:val="lowerLetter"/>
      <w:lvlText w:val="%2"/>
      <w:lvlJc w:val="left"/>
      <w:pPr>
        <w:ind w:left="11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358C76C">
      <w:start w:val="1"/>
      <w:numFmt w:val="lowerRoman"/>
      <w:lvlText w:val="%3"/>
      <w:lvlJc w:val="left"/>
      <w:pPr>
        <w:ind w:left="19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456B4C8">
      <w:start w:val="1"/>
      <w:numFmt w:val="decimal"/>
      <w:lvlText w:val="%4"/>
      <w:lvlJc w:val="left"/>
      <w:pPr>
        <w:ind w:left="26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518B186">
      <w:start w:val="1"/>
      <w:numFmt w:val="lowerLetter"/>
      <w:lvlText w:val="%5"/>
      <w:lvlJc w:val="left"/>
      <w:pPr>
        <w:ind w:left="3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9D8AE42">
      <w:start w:val="1"/>
      <w:numFmt w:val="lowerRoman"/>
      <w:lvlText w:val="%6"/>
      <w:lvlJc w:val="left"/>
      <w:pPr>
        <w:ind w:left="4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D5A9B5C">
      <w:start w:val="1"/>
      <w:numFmt w:val="decimal"/>
      <w:lvlText w:val="%7"/>
      <w:lvlJc w:val="left"/>
      <w:pPr>
        <w:ind w:left="47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976DF94">
      <w:start w:val="1"/>
      <w:numFmt w:val="lowerLetter"/>
      <w:lvlText w:val="%8"/>
      <w:lvlJc w:val="left"/>
      <w:pPr>
        <w:ind w:left="5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69E225C">
      <w:start w:val="1"/>
      <w:numFmt w:val="lowerRoman"/>
      <w:lvlText w:val="%9"/>
      <w:lvlJc w:val="left"/>
      <w:pPr>
        <w:ind w:left="62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9234BB"/>
    <w:multiLevelType w:val="hybridMultilevel"/>
    <w:tmpl w:val="4ED83E2C"/>
    <w:lvl w:ilvl="0" w:tplc="8C46DA2A">
      <w:start w:val="1"/>
      <w:numFmt w:val="upperLetter"/>
      <w:lvlText w:val="%1."/>
      <w:lvlJc w:val="left"/>
      <w:pPr>
        <w:ind w:left="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D2155A">
      <w:start w:val="1"/>
      <w:numFmt w:val="lowerLetter"/>
      <w:lvlText w:val="%2"/>
      <w:lvlJc w:val="left"/>
      <w:pPr>
        <w:ind w:left="1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10D73A">
      <w:start w:val="1"/>
      <w:numFmt w:val="lowerRoman"/>
      <w:lvlText w:val="%3"/>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B81A3E">
      <w:start w:val="1"/>
      <w:numFmt w:val="decimal"/>
      <w:lvlText w:val="%4"/>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E4048C">
      <w:start w:val="1"/>
      <w:numFmt w:val="lowerLetter"/>
      <w:lvlText w:val="%5"/>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DE15F2">
      <w:start w:val="1"/>
      <w:numFmt w:val="lowerRoman"/>
      <w:lvlText w:val="%6"/>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D4D1C8">
      <w:start w:val="1"/>
      <w:numFmt w:val="decimal"/>
      <w:lvlText w:val="%7"/>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444366">
      <w:start w:val="1"/>
      <w:numFmt w:val="lowerLetter"/>
      <w:lvlText w:val="%8"/>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E7892">
      <w:start w:val="1"/>
      <w:numFmt w:val="lowerRoman"/>
      <w:lvlText w:val="%9"/>
      <w:lvlJc w:val="left"/>
      <w:pPr>
        <w:ind w:left="6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C966BF"/>
    <w:multiLevelType w:val="hybridMultilevel"/>
    <w:tmpl w:val="D39E04FA"/>
    <w:lvl w:ilvl="0" w:tplc="2EB43226">
      <w:start w:val="1"/>
      <w:numFmt w:val="bullet"/>
      <w:lvlText w:val="-"/>
      <w:lvlJc w:val="left"/>
      <w:pPr>
        <w:ind w:left="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F0E0A8">
      <w:start w:val="1"/>
      <w:numFmt w:val="bullet"/>
      <w:lvlText w:val="o"/>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38A48A">
      <w:start w:val="1"/>
      <w:numFmt w:val="bullet"/>
      <w:lvlText w:val="▪"/>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6EE2BA">
      <w:start w:val="1"/>
      <w:numFmt w:val="bullet"/>
      <w:lvlText w:val="•"/>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442384">
      <w:start w:val="1"/>
      <w:numFmt w:val="bullet"/>
      <w:lvlText w:val="o"/>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1224C6">
      <w:start w:val="1"/>
      <w:numFmt w:val="bullet"/>
      <w:lvlText w:val="▪"/>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4ED52A">
      <w:start w:val="1"/>
      <w:numFmt w:val="bullet"/>
      <w:lvlText w:val="•"/>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A01536">
      <w:start w:val="1"/>
      <w:numFmt w:val="bullet"/>
      <w:lvlText w:val="o"/>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EC651E">
      <w:start w:val="1"/>
      <w:numFmt w:val="bullet"/>
      <w:lvlText w:val="▪"/>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6B6548C"/>
    <w:multiLevelType w:val="hybridMultilevel"/>
    <w:tmpl w:val="A62EE4C8"/>
    <w:lvl w:ilvl="0" w:tplc="72583A3E">
      <w:start w:val="1"/>
      <w:numFmt w:val="lowerLetter"/>
      <w:lvlText w:val="%1"/>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C3850CE">
      <w:start w:val="1"/>
      <w:numFmt w:val="lowerLetter"/>
      <w:lvlText w:val="%2"/>
      <w:lvlJc w:val="left"/>
      <w:pPr>
        <w:ind w:left="1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3A5388">
      <w:start w:val="1"/>
      <w:numFmt w:val="lowerRoman"/>
      <w:lvlText w:val="%3"/>
      <w:lvlJc w:val="left"/>
      <w:pPr>
        <w:ind w:left="2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468870">
      <w:start w:val="1"/>
      <w:numFmt w:val="decimal"/>
      <w:lvlText w:val="%4"/>
      <w:lvlJc w:val="left"/>
      <w:pPr>
        <w:ind w:left="2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24AF7C8">
      <w:start w:val="1"/>
      <w:numFmt w:val="lowerLetter"/>
      <w:lvlText w:val="%5"/>
      <w:lvlJc w:val="left"/>
      <w:pPr>
        <w:ind w:left="3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5A2670C">
      <w:start w:val="1"/>
      <w:numFmt w:val="lowerRoman"/>
      <w:lvlText w:val="%6"/>
      <w:lvlJc w:val="left"/>
      <w:pPr>
        <w:ind w:left="4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95C0B8C">
      <w:start w:val="1"/>
      <w:numFmt w:val="decimal"/>
      <w:lvlText w:val="%7"/>
      <w:lvlJc w:val="left"/>
      <w:pPr>
        <w:ind w:left="5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518D66C">
      <w:start w:val="1"/>
      <w:numFmt w:val="lowerLetter"/>
      <w:lvlText w:val="%8"/>
      <w:lvlJc w:val="left"/>
      <w:pPr>
        <w:ind w:left="5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38A0380">
      <w:start w:val="1"/>
      <w:numFmt w:val="lowerRoman"/>
      <w:lvlText w:val="%9"/>
      <w:lvlJc w:val="left"/>
      <w:pPr>
        <w:ind w:left="65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7A3223"/>
    <w:multiLevelType w:val="hybridMultilevel"/>
    <w:tmpl w:val="6C60FE84"/>
    <w:lvl w:ilvl="0" w:tplc="D6400E4E">
      <w:start w:val="11"/>
      <w:numFmt w:val="upp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069400">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5E517A">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D6A8FE">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E202F6">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600846">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6257B6">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00483E">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D25A84">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B3753C"/>
    <w:multiLevelType w:val="hybridMultilevel"/>
    <w:tmpl w:val="88E4FF70"/>
    <w:lvl w:ilvl="0" w:tplc="34286940">
      <w:start w:val="14"/>
      <w:numFmt w:val="decimal"/>
      <w:lvlText w:val="%1"/>
      <w:lvlJc w:val="left"/>
      <w:pPr>
        <w:ind w:left="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79845C4">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C987622">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FF0973C">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77E2118">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07EB7F6">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96EA1F8">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99CC19E">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9D2D23A">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7B6622"/>
    <w:multiLevelType w:val="hybridMultilevel"/>
    <w:tmpl w:val="F410D18C"/>
    <w:lvl w:ilvl="0" w:tplc="8430C7AA">
      <w:start w:val="1"/>
      <w:numFmt w:val="decimal"/>
      <w:lvlText w:val="%1"/>
      <w:lvlJc w:val="left"/>
      <w:pPr>
        <w:ind w:left="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A02BF84">
      <w:start w:val="1"/>
      <w:numFmt w:val="lowerLetter"/>
      <w:lvlText w:val="%2"/>
      <w:lvlJc w:val="left"/>
      <w:pPr>
        <w:ind w:left="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BAED6DC">
      <w:start w:val="1"/>
      <w:numFmt w:val="lowerRoman"/>
      <w:lvlText w:val="%3"/>
      <w:lvlJc w:val="left"/>
      <w:pPr>
        <w:ind w:left="16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296A98C">
      <w:start w:val="1"/>
      <w:numFmt w:val="decimal"/>
      <w:lvlText w:val="%4"/>
      <w:lvlJc w:val="left"/>
      <w:pPr>
        <w:ind w:left="23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476641C">
      <w:start w:val="1"/>
      <w:numFmt w:val="lowerLetter"/>
      <w:lvlText w:val="%5"/>
      <w:lvlJc w:val="left"/>
      <w:pPr>
        <w:ind w:left="30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68844C0">
      <w:start w:val="1"/>
      <w:numFmt w:val="lowerRoman"/>
      <w:lvlText w:val="%6"/>
      <w:lvlJc w:val="left"/>
      <w:pPr>
        <w:ind w:left="37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D104218">
      <w:start w:val="1"/>
      <w:numFmt w:val="decimal"/>
      <w:lvlText w:val="%7"/>
      <w:lvlJc w:val="left"/>
      <w:pPr>
        <w:ind w:left="44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366DFBE">
      <w:start w:val="1"/>
      <w:numFmt w:val="lowerLetter"/>
      <w:lvlText w:val="%8"/>
      <w:lvlJc w:val="left"/>
      <w:pPr>
        <w:ind w:left="52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0F247A8">
      <w:start w:val="1"/>
      <w:numFmt w:val="lowerRoman"/>
      <w:lvlText w:val="%9"/>
      <w:lvlJc w:val="left"/>
      <w:pPr>
        <w:ind w:left="59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A65B02"/>
    <w:multiLevelType w:val="hybridMultilevel"/>
    <w:tmpl w:val="3B849166"/>
    <w:lvl w:ilvl="0" w:tplc="8934346C">
      <w:start w:val="2"/>
      <w:numFmt w:val="lowerLetter"/>
      <w:lvlText w:val="%1"/>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7FA6314">
      <w:start w:val="1"/>
      <w:numFmt w:val="lowerLetter"/>
      <w:lvlText w:val="%2"/>
      <w:lvlJc w:val="left"/>
      <w:pPr>
        <w:ind w:left="1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7ECFD0E">
      <w:start w:val="1"/>
      <w:numFmt w:val="lowerRoman"/>
      <w:lvlText w:val="%3"/>
      <w:lvlJc w:val="left"/>
      <w:pPr>
        <w:ind w:left="2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C2E9904">
      <w:start w:val="1"/>
      <w:numFmt w:val="decimal"/>
      <w:lvlText w:val="%4"/>
      <w:lvlJc w:val="left"/>
      <w:pPr>
        <w:ind w:left="2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1440A30">
      <w:start w:val="1"/>
      <w:numFmt w:val="lowerLetter"/>
      <w:lvlText w:val="%5"/>
      <w:lvlJc w:val="left"/>
      <w:pPr>
        <w:ind w:left="3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2D094C0">
      <w:start w:val="1"/>
      <w:numFmt w:val="lowerRoman"/>
      <w:lvlText w:val="%6"/>
      <w:lvlJc w:val="left"/>
      <w:pPr>
        <w:ind w:left="4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DB4C564">
      <w:start w:val="1"/>
      <w:numFmt w:val="decimal"/>
      <w:lvlText w:val="%7"/>
      <w:lvlJc w:val="left"/>
      <w:pPr>
        <w:ind w:left="5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7A86DA">
      <w:start w:val="1"/>
      <w:numFmt w:val="lowerLetter"/>
      <w:lvlText w:val="%8"/>
      <w:lvlJc w:val="left"/>
      <w:pPr>
        <w:ind w:left="5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D8CCC74">
      <w:start w:val="1"/>
      <w:numFmt w:val="lowerRoman"/>
      <w:lvlText w:val="%9"/>
      <w:lvlJc w:val="left"/>
      <w:pPr>
        <w:ind w:left="65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B5F79BE"/>
    <w:multiLevelType w:val="hybridMultilevel"/>
    <w:tmpl w:val="741E32A0"/>
    <w:lvl w:ilvl="0" w:tplc="A6348B3E">
      <w:start w:val="1"/>
      <w:numFmt w:val="upp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52A052">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A25F90">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02D8AC">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7A607C">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3ABE00">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48AA5C">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064DD0">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F6F6D0">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0806C6"/>
    <w:multiLevelType w:val="hybridMultilevel"/>
    <w:tmpl w:val="0F465A58"/>
    <w:lvl w:ilvl="0" w:tplc="459CEDC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6ED364">
      <w:start w:val="3"/>
      <w:numFmt w:val="lowerLetter"/>
      <w:lvlText w:val="%2"/>
      <w:lvlJc w:val="left"/>
      <w:pPr>
        <w:ind w:left="8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3089E10">
      <w:start w:val="1"/>
      <w:numFmt w:val="lowerRoman"/>
      <w:lvlText w:val="%3"/>
      <w:lvlJc w:val="left"/>
      <w:pPr>
        <w:ind w:left="15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C44E70C">
      <w:start w:val="1"/>
      <w:numFmt w:val="decimal"/>
      <w:lvlText w:val="%4"/>
      <w:lvlJc w:val="left"/>
      <w:pPr>
        <w:ind w:left="22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886BE06">
      <w:start w:val="1"/>
      <w:numFmt w:val="lowerLetter"/>
      <w:lvlText w:val="%5"/>
      <w:lvlJc w:val="left"/>
      <w:pPr>
        <w:ind w:left="29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3224FF6">
      <w:start w:val="1"/>
      <w:numFmt w:val="lowerRoman"/>
      <w:lvlText w:val="%6"/>
      <w:lvlJc w:val="left"/>
      <w:pPr>
        <w:ind w:left="36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0D6019C">
      <w:start w:val="1"/>
      <w:numFmt w:val="decimal"/>
      <w:lvlText w:val="%7"/>
      <w:lvlJc w:val="left"/>
      <w:pPr>
        <w:ind w:left="44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C5A4698">
      <w:start w:val="1"/>
      <w:numFmt w:val="lowerLetter"/>
      <w:lvlText w:val="%8"/>
      <w:lvlJc w:val="left"/>
      <w:pPr>
        <w:ind w:left="51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822A2D2">
      <w:start w:val="1"/>
      <w:numFmt w:val="lowerRoman"/>
      <w:lvlText w:val="%9"/>
      <w:lvlJc w:val="left"/>
      <w:pPr>
        <w:ind w:left="58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FD21E95"/>
    <w:multiLevelType w:val="hybridMultilevel"/>
    <w:tmpl w:val="FD6A6E36"/>
    <w:lvl w:ilvl="0" w:tplc="99249086">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0CC8362">
      <w:start w:val="2"/>
      <w:numFmt w:val="lowerLetter"/>
      <w:lvlText w:val="%2"/>
      <w:lvlJc w:val="left"/>
      <w:pPr>
        <w:ind w:left="8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B4EC2D2">
      <w:start w:val="1"/>
      <w:numFmt w:val="lowerRoman"/>
      <w:lvlText w:val="%3"/>
      <w:lvlJc w:val="left"/>
      <w:pPr>
        <w:ind w:left="1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BA2BA12">
      <w:start w:val="1"/>
      <w:numFmt w:val="decimal"/>
      <w:lvlText w:val="%4"/>
      <w:lvlJc w:val="left"/>
      <w:pPr>
        <w:ind w:left="2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280E514">
      <w:start w:val="1"/>
      <w:numFmt w:val="lowerLetter"/>
      <w:lvlText w:val="%5"/>
      <w:lvlJc w:val="left"/>
      <w:pPr>
        <w:ind w:left="2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090037E">
      <w:start w:val="1"/>
      <w:numFmt w:val="lowerRoman"/>
      <w:lvlText w:val="%6"/>
      <w:lvlJc w:val="left"/>
      <w:pPr>
        <w:ind w:left="3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3DA91B4">
      <w:start w:val="1"/>
      <w:numFmt w:val="decimal"/>
      <w:lvlText w:val="%7"/>
      <w:lvlJc w:val="left"/>
      <w:pPr>
        <w:ind w:left="4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A203F7A">
      <w:start w:val="1"/>
      <w:numFmt w:val="lowerLetter"/>
      <w:lvlText w:val="%8"/>
      <w:lvlJc w:val="left"/>
      <w:pPr>
        <w:ind w:left="5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A24ABFC">
      <w:start w:val="1"/>
      <w:numFmt w:val="lowerRoman"/>
      <w:lvlText w:val="%9"/>
      <w:lvlJc w:val="left"/>
      <w:pPr>
        <w:ind w:left="5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6806C6E"/>
    <w:multiLevelType w:val="hybridMultilevel"/>
    <w:tmpl w:val="F31AD230"/>
    <w:lvl w:ilvl="0" w:tplc="F90606CE">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1E24A3A">
      <w:start w:val="2"/>
      <w:numFmt w:val="lowerLetter"/>
      <w:lvlText w:val="%2"/>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02E300">
      <w:start w:val="1"/>
      <w:numFmt w:val="lowerRoman"/>
      <w:lvlText w:val="%3"/>
      <w:lvlJc w:val="left"/>
      <w:pPr>
        <w:ind w:left="1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04ECEB2">
      <w:start w:val="1"/>
      <w:numFmt w:val="decimal"/>
      <w:lvlText w:val="%4"/>
      <w:lvlJc w:val="left"/>
      <w:pPr>
        <w:ind w:left="2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278FCE2">
      <w:start w:val="1"/>
      <w:numFmt w:val="lowerLetter"/>
      <w:lvlText w:val="%5"/>
      <w:lvlJc w:val="left"/>
      <w:pPr>
        <w:ind w:left="2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2823FA">
      <w:start w:val="1"/>
      <w:numFmt w:val="lowerRoman"/>
      <w:lvlText w:val="%6"/>
      <w:lvlJc w:val="left"/>
      <w:pPr>
        <w:ind w:left="3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788EAA2">
      <w:start w:val="1"/>
      <w:numFmt w:val="decimal"/>
      <w:lvlText w:val="%7"/>
      <w:lvlJc w:val="left"/>
      <w:pPr>
        <w:ind w:left="4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DAE2888">
      <w:start w:val="1"/>
      <w:numFmt w:val="lowerLetter"/>
      <w:lvlText w:val="%8"/>
      <w:lvlJc w:val="left"/>
      <w:pPr>
        <w:ind w:left="5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C922650">
      <w:start w:val="1"/>
      <w:numFmt w:val="lowerRoman"/>
      <w:lvlText w:val="%9"/>
      <w:lvlJc w:val="left"/>
      <w:pPr>
        <w:ind w:left="5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93F386E"/>
    <w:multiLevelType w:val="hybridMultilevel"/>
    <w:tmpl w:val="12C0BE8C"/>
    <w:lvl w:ilvl="0" w:tplc="77CADB6A">
      <w:start w:val="1"/>
      <w:numFmt w:val="lowerLetter"/>
      <w:lvlText w:val="%1"/>
      <w:lvlJc w:val="left"/>
      <w:pPr>
        <w:ind w:left="8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89A4854">
      <w:start w:val="1"/>
      <w:numFmt w:val="lowerLetter"/>
      <w:lvlText w:val="%2"/>
      <w:lvlJc w:val="left"/>
      <w:pPr>
        <w:ind w:left="15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B3AB2B4">
      <w:start w:val="1"/>
      <w:numFmt w:val="lowerRoman"/>
      <w:lvlText w:val="%3"/>
      <w:lvlJc w:val="left"/>
      <w:pPr>
        <w:ind w:left="22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53E28F2">
      <w:start w:val="1"/>
      <w:numFmt w:val="decimal"/>
      <w:lvlText w:val="%4"/>
      <w:lvlJc w:val="left"/>
      <w:pPr>
        <w:ind w:left="29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4B8F6F0">
      <w:start w:val="1"/>
      <w:numFmt w:val="lowerLetter"/>
      <w:lvlText w:val="%5"/>
      <w:lvlJc w:val="left"/>
      <w:pPr>
        <w:ind w:left="37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7162DCC">
      <w:start w:val="1"/>
      <w:numFmt w:val="lowerRoman"/>
      <w:lvlText w:val="%6"/>
      <w:lvlJc w:val="left"/>
      <w:pPr>
        <w:ind w:left="44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4CA220C">
      <w:start w:val="1"/>
      <w:numFmt w:val="decimal"/>
      <w:lvlText w:val="%7"/>
      <w:lvlJc w:val="left"/>
      <w:pPr>
        <w:ind w:left="51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46EFDE8">
      <w:start w:val="1"/>
      <w:numFmt w:val="lowerLetter"/>
      <w:lvlText w:val="%8"/>
      <w:lvlJc w:val="left"/>
      <w:pPr>
        <w:ind w:left="58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EFAE686">
      <w:start w:val="1"/>
      <w:numFmt w:val="lowerRoman"/>
      <w:lvlText w:val="%9"/>
      <w:lvlJc w:val="left"/>
      <w:pPr>
        <w:ind w:left="65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A392168"/>
    <w:multiLevelType w:val="hybridMultilevel"/>
    <w:tmpl w:val="B8FC0B70"/>
    <w:lvl w:ilvl="0" w:tplc="27E4A708">
      <w:start w:val="1"/>
      <w:numFmt w:val="decimal"/>
      <w:lvlText w:val="%1"/>
      <w:lvlJc w:val="left"/>
      <w:pPr>
        <w:ind w:left="4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DA1F08">
      <w:start w:val="2"/>
      <w:numFmt w:val="lowerLetter"/>
      <w:lvlText w:val="%2"/>
      <w:lvlJc w:val="left"/>
      <w:pPr>
        <w:ind w:left="8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BA64014">
      <w:start w:val="1"/>
      <w:numFmt w:val="lowerRoman"/>
      <w:lvlText w:val="%3"/>
      <w:lvlJc w:val="left"/>
      <w:pPr>
        <w:ind w:left="1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03E1650">
      <w:start w:val="1"/>
      <w:numFmt w:val="decimal"/>
      <w:lvlText w:val="%4"/>
      <w:lvlJc w:val="left"/>
      <w:pPr>
        <w:ind w:left="2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400AEF4">
      <w:start w:val="1"/>
      <w:numFmt w:val="lowerLetter"/>
      <w:lvlText w:val="%5"/>
      <w:lvlJc w:val="left"/>
      <w:pPr>
        <w:ind w:left="2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326078">
      <w:start w:val="1"/>
      <w:numFmt w:val="lowerRoman"/>
      <w:lvlText w:val="%6"/>
      <w:lvlJc w:val="left"/>
      <w:pPr>
        <w:ind w:left="3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CE0EE2">
      <w:start w:val="1"/>
      <w:numFmt w:val="decimal"/>
      <w:lvlText w:val="%7"/>
      <w:lvlJc w:val="left"/>
      <w:pPr>
        <w:ind w:left="4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28AEF60">
      <w:start w:val="1"/>
      <w:numFmt w:val="lowerLetter"/>
      <w:lvlText w:val="%8"/>
      <w:lvlJc w:val="left"/>
      <w:pPr>
        <w:ind w:left="5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F1ADFE2">
      <w:start w:val="1"/>
      <w:numFmt w:val="lowerRoman"/>
      <w:lvlText w:val="%9"/>
      <w:lvlJc w:val="left"/>
      <w:pPr>
        <w:ind w:left="5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D9794E"/>
    <w:multiLevelType w:val="hybridMultilevel"/>
    <w:tmpl w:val="BEB6DAE8"/>
    <w:lvl w:ilvl="0" w:tplc="ED2C4830">
      <w:start w:val="5"/>
      <w:numFmt w:val="decimal"/>
      <w:lvlText w:val="%1"/>
      <w:lvlJc w:val="left"/>
      <w:pPr>
        <w:ind w:left="718" w:hanging="360"/>
      </w:pPr>
      <w:rPr>
        <w:rFonts w:hint="default"/>
        <w:b/>
      </w:rPr>
    </w:lvl>
    <w:lvl w:ilvl="1" w:tplc="0C0A0019" w:tentative="1">
      <w:start w:val="1"/>
      <w:numFmt w:val="lowerLetter"/>
      <w:lvlText w:val="%2."/>
      <w:lvlJc w:val="left"/>
      <w:pPr>
        <w:ind w:left="1438" w:hanging="360"/>
      </w:pPr>
    </w:lvl>
    <w:lvl w:ilvl="2" w:tplc="0C0A001B" w:tentative="1">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20" w15:restartNumberingAfterBreak="0">
    <w:nsid w:val="526E7E3F"/>
    <w:multiLevelType w:val="hybridMultilevel"/>
    <w:tmpl w:val="38581822"/>
    <w:lvl w:ilvl="0" w:tplc="38149E6E">
      <w:start w:val="1"/>
      <w:numFmt w:val="decimal"/>
      <w:lvlText w:val="%1"/>
      <w:lvlJc w:val="left"/>
      <w:pPr>
        <w:ind w:left="4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E38D2D2">
      <w:start w:val="3"/>
      <w:numFmt w:val="lowerLetter"/>
      <w:lvlText w:val="%2"/>
      <w:lvlJc w:val="left"/>
      <w:pPr>
        <w:ind w:left="8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C20D148">
      <w:start w:val="1"/>
      <w:numFmt w:val="lowerRoman"/>
      <w:lvlText w:val="%3"/>
      <w:lvlJc w:val="left"/>
      <w:pPr>
        <w:ind w:left="1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BE27124">
      <w:start w:val="1"/>
      <w:numFmt w:val="decimal"/>
      <w:lvlText w:val="%4"/>
      <w:lvlJc w:val="left"/>
      <w:pPr>
        <w:ind w:left="2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588610">
      <w:start w:val="1"/>
      <w:numFmt w:val="lowerLetter"/>
      <w:lvlText w:val="%5"/>
      <w:lvlJc w:val="left"/>
      <w:pPr>
        <w:ind w:left="2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C10C828">
      <w:start w:val="1"/>
      <w:numFmt w:val="lowerRoman"/>
      <w:lvlText w:val="%6"/>
      <w:lvlJc w:val="left"/>
      <w:pPr>
        <w:ind w:left="3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D98A0A0">
      <w:start w:val="1"/>
      <w:numFmt w:val="decimal"/>
      <w:lvlText w:val="%7"/>
      <w:lvlJc w:val="left"/>
      <w:pPr>
        <w:ind w:left="4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F9AE9B8">
      <w:start w:val="1"/>
      <w:numFmt w:val="lowerLetter"/>
      <w:lvlText w:val="%8"/>
      <w:lvlJc w:val="left"/>
      <w:pPr>
        <w:ind w:left="5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AAC9DAA">
      <w:start w:val="1"/>
      <w:numFmt w:val="lowerRoman"/>
      <w:lvlText w:val="%9"/>
      <w:lvlJc w:val="left"/>
      <w:pPr>
        <w:ind w:left="5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D45709E"/>
    <w:multiLevelType w:val="hybridMultilevel"/>
    <w:tmpl w:val="9CEA6ED6"/>
    <w:lvl w:ilvl="0" w:tplc="82AC8A00">
      <w:start w:val="1"/>
      <w:numFmt w:val="decimal"/>
      <w:lvlText w:val="%1."/>
      <w:lvlJc w:val="left"/>
      <w:pPr>
        <w:ind w:left="1353" w:hanging="360"/>
      </w:pPr>
      <w:rPr>
        <w:rFonts w:hint="default"/>
      </w:rPr>
    </w:lvl>
    <w:lvl w:ilvl="1" w:tplc="0C0A0019" w:tentative="1">
      <w:start w:val="1"/>
      <w:numFmt w:val="lowerLetter"/>
      <w:lvlText w:val="%2."/>
      <w:lvlJc w:val="left"/>
      <w:pPr>
        <w:ind w:left="2073" w:hanging="360"/>
      </w:pPr>
    </w:lvl>
    <w:lvl w:ilvl="2" w:tplc="0C0A001B" w:tentative="1">
      <w:start w:val="1"/>
      <w:numFmt w:val="lowerRoman"/>
      <w:lvlText w:val="%3."/>
      <w:lvlJc w:val="right"/>
      <w:pPr>
        <w:ind w:left="2793" w:hanging="180"/>
      </w:pPr>
    </w:lvl>
    <w:lvl w:ilvl="3" w:tplc="0C0A000F" w:tentative="1">
      <w:start w:val="1"/>
      <w:numFmt w:val="decimal"/>
      <w:lvlText w:val="%4."/>
      <w:lvlJc w:val="left"/>
      <w:pPr>
        <w:ind w:left="3513" w:hanging="360"/>
      </w:pPr>
    </w:lvl>
    <w:lvl w:ilvl="4" w:tplc="0C0A0019" w:tentative="1">
      <w:start w:val="1"/>
      <w:numFmt w:val="lowerLetter"/>
      <w:lvlText w:val="%5."/>
      <w:lvlJc w:val="left"/>
      <w:pPr>
        <w:ind w:left="4233" w:hanging="360"/>
      </w:pPr>
    </w:lvl>
    <w:lvl w:ilvl="5" w:tplc="0C0A001B" w:tentative="1">
      <w:start w:val="1"/>
      <w:numFmt w:val="lowerRoman"/>
      <w:lvlText w:val="%6."/>
      <w:lvlJc w:val="right"/>
      <w:pPr>
        <w:ind w:left="4953" w:hanging="180"/>
      </w:pPr>
    </w:lvl>
    <w:lvl w:ilvl="6" w:tplc="0C0A000F" w:tentative="1">
      <w:start w:val="1"/>
      <w:numFmt w:val="decimal"/>
      <w:lvlText w:val="%7."/>
      <w:lvlJc w:val="left"/>
      <w:pPr>
        <w:ind w:left="5673" w:hanging="360"/>
      </w:pPr>
    </w:lvl>
    <w:lvl w:ilvl="7" w:tplc="0C0A0019" w:tentative="1">
      <w:start w:val="1"/>
      <w:numFmt w:val="lowerLetter"/>
      <w:lvlText w:val="%8."/>
      <w:lvlJc w:val="left"/>
      <w:pPr>
        <w:ind w:left="6393" w:hanging="360"/>
      </w:pPr>
    </w:lvl>
    <w:lvl w:ilvl="8" w:tplc="0C0A001B" w:tentative="1">
      <w:start w:val="1"/>
      <w:numFmt w:val="lowerRoman"/>
      <w:lvlText w:val="%9."/>
      <w:lvlJc w:val="right"/>
      <w:pPr>
        <w:ind w:left="7113" w:hanging="180"/>
      </w:pPr>
    </w:lvl>
  </w:abstractNum>
  <w:abstractNum w:abstractNumId="22" w15:restartNumberingAfterBreak="0">
    <w:nsid w:val="5D5E3C3B"/>
    <w:multiLevelType w:val="hybridMultilevel"/>
    <w:tmpl w:val="B4025BCE"/>
    <w:lvl w:ilvl="0" w:tplc="64B61950">
      <w:start w:val="16"/>
      <w:numFmt w:val="decimal"/>
      <w:lvlText w:val="%1"/>
      <w:lvlJc w:val="left"/>
      <w:pPr>
        <w:ind w:left="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4367A6C">
      <w:start w:val="1"/>
      <w:numFmt w:val="lowerLetter"/>
      <w:lvlText w:val="%2"/>
      <w:lvlJc w:val="left"/>
      <w:pPr>
        <w:ind w:left="11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3214F6">
      <w:start w:val="1"/>
      <w:numFmt w:val="lowerRoman"/>
      <w:lvlText w:val="%3"/>
      <w:lvlJc w:val="left"/>
      <w:pPr>
        <w:ind w:left="19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6F01A80">
      <w:start w:val="1"/>
      <w:numFmt w:val="decimal"/>
      <w:lvlText w:val="%4"/>
      <w:lvlJc w:val="left"/>
      <w:pPr>
        <w:ind w:left="26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0483B7E">
      <w:start w:val="1"/>
      <w:numFmt w:val="lowerLetter"/>
      <w:lvlText w:val="%5"/>
      <w:lvlJc w:val="left"/>
      <w:pPr>
        <w:ind w:left="3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15CE794">
      <w:start w:val="1"/>
      <w:numFmt w:val="lowerRoman"/>
      <w:lvlText w:val="%6"/>
      <w:lvlJc w:val="left"/>
      <w:pPr>
        <w:ind w:left="4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61033C0">
      <w:start w:val="1"/>
      <w:numFmt w:val="decimal"/>
      <w:lvlText w:val="%7"/>
      <w:lvlJc w:val="left"/>
      <w:pPr>
        <w:ind w:left="47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5780E12">
      <w:start w:val="1"/>
      <w:numFmt w:val="lowerLetter"/>
      <w:lvlText w:val="%8"/>
      <w:lvlJc w:val="left"/>
      <w:pPr>
        <w:ind w:left="5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04CA810">
      <w:start w:val="1"/>
      <w:numFmt w:val="lowerRoman"/>
      <w:lvlText w:val="%9"/>
      <w:lvlJc w:val="left"/>
      <w:pPr>
        <w:ind w:left="62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14E4B6F"/>
    <w:multiLevelType w:val="hybridMultilevel"/>
    <w:tmpl w:val="54DE4FD6"/>
    <w:lvl w:ilvl="0" w:tplc="30C67B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B27D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9ACE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3445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1EB0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FE1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0AE8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40C1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6CA9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2EA750E"/>
    <w:multiLevelType w:val="hybridMultilevel"/>
    <w:tmpl w:val="E730C3EE"/>
    <w:lvl w:ilvl="0" w:tplc="20E8DF38">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A8570C">
      <w:start w:val="1"/>
      <w:numFmt w:val="bullet"/>
      <w:lvlText w:val="o"/>
      <w:lvlJc w:val="left"/>
      <w:pPr>
        <w:ind w:left="1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44F77C">
      <w:start w:val="1"/>
      <w:numFmt w:val="bullet"/>
      <w:lvlText w:val="▪"/>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E2D594">
      <w:start w:val="1"/>
      <w:numFmt w:val="bullet"/>
      <w:lvlText w:val="•"/>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0D920">
      <w:start w:val="1"/>
      <w:numFmt w:val="bullet"/>
      <w:lvlText w:val="o"/>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86552">
      <w:start w:val="1"/>
      <w:numFmt w:val="bullet"/>
      <w:lvlText w:val="▪"/>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3425A0">
      <w:start w:val="1"/>
      <w:numFmt w:val="bullet"/>
      <w:lvlText w:val="•"/>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5C05A8">
      <w:start w:val="1"/>
      <w:numFmt w:val="bullet"/>
      <w:lvlText w:val="o"/>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F22C1E">
      <w:start w:val="1"/>
      <w:numFmt w:val="bullet"/>
      <w:lvlText w:val="▪"/>
      <w:lvlJc w:val="left"/>
      <w:pPr>
        <w:ind w:left="6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3AC0658"/>
    <w:multiLevelType w:val="hybridMultilevel"/>
    <w:tmpl w:val="3CF023EE"/>
    <w:lvl w:ilvl="0" w:tplc="E712442A">
      <w:start w:val="3"/>
      <w:numFmt w:val="decimal"/>
      <w:lvlText w:val="%1"/>
      <w:lvlJc w:val="left"/>
      <w:pPr>
        <w:ind w:left="4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8A61EAE">
      <w:start w:val="1"/>
      <w:numFmt w:val="lowerLetter"/>
      <w:lvlText w:val="%2"/>
      <w:lvlJc w:val="left"/>
      <w:pPr>
        <w:ind w:left="12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2E4EDB2">
      <w:start w:val="1"/>
      <w:numFmt w:val="lowerRoman"/>
      <w:lvlText w:val="%3"/>
      <w:lvlJc w:val="left"/>
      <w:pPr>
        <w:ind w:left="19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6166466">
      <w:start w:val="1"/>
      <w:numFmt w:val="decimal"/>
      <w:lvlText w:val="%4"/>
      <w:lvlJc w:val="left"/>
      <w:pPr>
        <w:ind w:left="26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E668388">
      <w:start w:val="1"/>
      <w:numFmt w:val="lowerLetter"/>
      <w:lvlText w:val="%5"/>
      <w:lvlJc w:val="left"/>
      <w:pPr>
        <w:ind w:left="33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AA6234C">
      <w:start w:val="1"/>
      <w:numFmt w:val="lowerRoman"/>
      <w:lvlText w:val="%6"/>
      <w:lvlJc w:val="left"/>
      <w:pPr>
        <w:ind w:left="40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2C4BEE4">
      <w:start w:val="1"/>
      <w:numFmt w:val="decimal"/>
      <w:lvlText w:val="%7"/>
      <w:lvlJc w:val="left"/>
      <w:pPr>
        <w:ind w:left="48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5BC8BD6">
      <w:start w:val="1"/>
      <w:numFmt w:val="lowerLetter"/>
      <w:lvlText w:val="%8"/>
      <w:lvlJc w:val="left"/>
      <w:pPr>
        <w:ind w:left="55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F1AAD04">
      <w:start w:val="1"/>
      <w:numFmt w:val="lowerRoman"/>
      <w:lvlText w:val="%9"/>
      <w:lvlJc w:val="left"/>
      <w:pPr>
        <w:ind w:left="62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48349F8"/>
    <w:multiLevelType w:val="hybridMultilevel"/>
    <w:tmpl w:val="FF9A42B2"/>
    <w:lvl w:ilvl="0" w:tplc="3618B138">
      <w:start w:val="1"/>
      <w:numFmt w:val="upperLetter"/>
      <w:lvlText w:val="%1"/>
      <w:lvlJc w:val="left"/>
      <w:pPr>
        <w:ind w:left="1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DE8F4C">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CE96AE">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A2BA1A">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42193C">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E2E18">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BCD908">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02AFA8">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9055B2">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BE61448"/>
    <w:multiLevelType w:val="hybridMultilevel"/>
    <w:tmpl w:val="99E47046"/>
    <w:lvl w:ilvl="0" w:tplc="8850ED88">
      <w:start w:val="1"/>
      <w:numFmt w:val="bullet"/>
      <w:lvlText w:val="•"/>
      <w:lvlJc w:val="left"/>
      <w:pPr>
        <w:ind w:left="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3E270E">
      <w:start w:val="1"/>
      <w:numFmt w:val="bullet"/>
      <w:lvlText w:val="o"/>
      <w:lvlJc w:val="left"/>
      <w:pPr>
        <w:ind w:left="10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89827E4">
      <w:start w:val="1"/>
      <w:numFmt w:val="bullet"/>
      <w:lvlText w:val="▪"/>
      <w:lvlJc w:val="left"/>
      <w:pPr>
        <w:ind w:left="17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5B28852">
      <w:start w:val="1"/>
      <w:numFmt w:val="bullet"/>
      <w:lvlText w:val="•"/>
      <w:lvlJc w:val="left"/>
      <w:pPr>
        <w:ind w:left="24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F4A4730">
      <w:start w:val="1"/>
      <w:numFmt w:val="bullet"/>
      <w:lvlText w:val="o"/>
      <w:lvlJc w:val="left"/>
      <w:pPr>
        <w:ind w:left="32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984A52">
      <w:start w:val="1"/>
      <w:numFmt w:val="bullet"/>
      <w:lvlText w:val="▪"/>
      <w:lvlJc w:val="left"/>
      <w:pPr>
        <w:ind w:left="39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C0AABA8">
      <w:start w:val="1"/>
      <w:numFmt w:val="bullet"/>
      <w:lvlText w:val="•"/>
      <w:lvlJc w:val="left"/>
      <w:pPr>
        <w:ind w:left="46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E28E0AC">
      <w:start w:val="1"/>
      <w:numFmt w:val="bullet"/>
      <w:lvlText w:val="o"/>
      <w:lvlJc w:val="left"/>
      <w:pPr>
        <w:ind w:left="53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42C821E">
      <w:start w:val="1"/>
      <w:numFmt w:val="bullet"/>
      <w:lvlText w:val="▪"/>
      <w:lvlJc w:val="left"/>
      <w:pPr>
        <w:ind w:left="60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CD500CA"/>
    <w:multiLevelType w:val="hybridMultilevel"/>
    <w:tmpl w:val="C2F6F906"/>
    <w:lvl w:ilvl="0" w:tplc="E7B46BE2">
      <w:start w:val="1"/>
      <w:numFmt w:val="decimal"/>
      <w:lvlText w:val="%1"/>
      <w:lvlJc w:val="left"/>
      <w:pPr>
        <w:ind w:left="5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BE0615E">
      <w:start w:val="1"/>
      <w:numFmt w:val="lowerLetter"/>
      <w:lvlText w:val="%2"/>
      <w:lvlJc w:val="left"/>
      <w:pPr>
        <w:ind w:left="11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152D876">
      <w:start w:val="1"/>
      <w:numFmt w:val="lowerRoman"/>
      <w:lvlText w:val="%3"/>
      <w:lvlJc w:val="left"/>
      <w:pPr>
        <w:ind w:left="19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420C946">
      <w:start w:val="1"/>
      <w:numFmt w:val="decimal"/>
      <w:lvlText w:val="%4"/>
      <w:lvlJc w:val="left"/>
      <w:pPr>
        <w:ind w:left="26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24AFA60">
      <w:start w:val="1"/>
      <w:numFmt w:val="lowerLetter"/>
      <w:lvlText w:val="%5"/>
      <w:lvlJc w:val="left"/>
      <w:pPr>
        <w:ind w:left="3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644F0FE">
      <w:start w:val="1"/>
      <w:numFmt w:val="lowerRoman"/>
      <w:lvlText w:val="%6"/>
      <w:lvlJc w:val="left"/>
      <w:pPr>
        <w:ind w:left="4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3F80398">
      <w:start w:val="1"/>
      <w:numFmt w:val="decimal"/>
      <w:lvlText w:val="%7"/>
      <w:lvlJc w:val="left"/>
      <w:pPr>
        <w:ind w:left="47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8DC18FE">
      <w:start w:val="1"/>
      <w:numFmt w:val="lowerLetter"/>
      <w:lvlText w:val="%8"/>
      <w:lvlJc w:val="left"/>
      <w:pPr>
        <w:ind w:left="5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13C3D82">
      <w:start w:val="1"/>
      <w:numFmt w:val="lowerRoman"/>
      <w:lvlText w:val="%9"/>
      <w:lvlJc w:val="left"/>
      <w:pPr>
        <w:ind w:left="62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0FD613B"/>
    <w:multiLevelType w:val="hybridMultilevel"/>
    <w:tmpl w:val="DE8EA34A"/>
    <w:lvl w:ilvl="0" w:tplc="D1AE9ABC">
      <w:start w:val="1"/>
      <w:numFmt w:val="decimal"/>
      <w:lvlText w:val="%1"/>
      <w:lvlJc w:val="left"/>
      <w:pPr>
        <w:ind w:left="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A7476D2">
      <w:start w:val="1"/>
      <w:numFmt w:val="lowerLetter"/>
      <w:lvlText w:val="%2"/>
      <w:lvlJc w:val="left"/>
      <w:pPr>
        <w:ind w:left="11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64A60DA">
      <w:start w:val="1"/>
      <w:numFmt w:val="lowerRoman"/>
      <w:lvlText w:val="%3"/>
      <w:lvlJc w:val="left"/>
      <w:pPr>
        <w:ind w:left="19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5CE788">
      <w:start w:val="1"/>
      <w:numFmt w:val="decimal"/>
      <w:lvlText w:val="%4"/>
      <w:lvlJc w:val="left"/>
      <w:pPr>
        <w:ind w:left="26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38AE0CE">
      <w:start w:val="1"/>
      <w:numFmt w:val="lowerLetter"/>
      <w:lvlText w:val="%5"/>
      <w:lvlJc w:val="left"/>
      <w:pPr>
        <w:ind w:left="3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7BEE220">
      <w:start w:val="1"/>
      <w:numFmt w:val="lowerRoman"/>
      <w:lvlText w:val="%6"/>
      <w:lvlJc w:val="left"/>
      <w:pPr>
        <w:ind w:left="4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B0613E4">
      <w:start w:val="1"/>
      <w:numFmt w:val="decimal"/>
      <w:lvlText w:val="%7"/>
      <w:lvlJc w:val="left"/>
      <w:pPr>
        <w:ind w:left="47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7A03E98">
      <w:start w:val="1"/>
      <w:numFmt w:val="lowerLetter"/>
      <w:lvlText w:val="%8"/>
      <w:lvlJc w:val="left"/>
      <w:pPr>
        <w:ind w:left="5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626A214">
      <w:start w:val="1"/>
      <w:numFmt w:val="lowerRoman"/>
      <w:lvlText w:val="%9"/>
      <w:lvlJc w:val="left"/>
      <w:pPr>
        <w:ind w:left="62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1A9278F"/>
    <w:multiLevelType w:val="hybridMultilevel"/>
    <w:tmpl w:val="91BC832C"/>
    <w:lvl w:ilvl="0" w:tplc="9DF68A76">
      <w:start w:val="1"/>
      <w:numFmt w:val="bullet"/>
      <w:lvlText w:val="•"/>
      <w:lvlJc w:val="left"/>
      <w:pPr>
        <w:tabs>
          <w:tab w:val="num" w:pos="720"/>
        </w:tabs>
        <w:ind w:left="720" w:hanging="360"/>
      </w:pPr>
      <w:rPr>
        <w:rFonts w:ascii="Arial" w:hAnsi="Arial" w:hint="default"/>
      </w:rPr>
    </w:lvl>
    <w:lvl w:ilvl="1" w:tplc="3844EC20" w:tentative="1">
      <w:start w:val="1"/>
      <w:numFmt w:val="bullet"/>
      <w:lvlText w:val="•"/>
      <w:lvlJc w:val="left"/>
      <w:pPr>
        <w:tabs>
          <w:tab w:val="num" w:pos="1440"/>
        </w:tabs>
        <w:ind w:left="1440" w:hanging="360"/>
      </w:pPr>
      <w:rPr>
        <w:rFonts w:ascii="Arial" w:hAnsi="Arial" w:hint="default"/>
      </w:rPr>
    </w:lvl>
    <w:lvl w:ilvl="2" w:tplc="0F44F8D8" w:tentative="1">
      <w:start w:val="1"/>
      <w:numFmt w:val="bullet"/>
      <w:lvlText w:val="•"/>
      <w:lvlJc w:val="left"/>
      <w:pPr>
        <w:tabs>
          <w:tab w:val="num" w:pos="2160"/>
        </w:tabs>
        <w:ind w:left="2160" w:hanging="360"/>
      </w:pPr>
      <w:rPr>
        <w:rFonts w:ascii="Arial" w:hAnsi="Arial" w:hint="default"/>
      </w:rPr>
    </w:lvl>
    <w:lvl w:ilvl="3" w:tplc="424CC2E8" w:tentative="1">
      <w:start w:val="1"/>
      <w:numFmt w:val="bullet"/>
      <w:lvlText w:val="•"/>
      <w:lvlJc w:val="left"/>
      <w:pPr>
        <w:tabs>
          <w:tab w:val="num" w:pos="2880"/>
        </w:tabs>
        <w:ind w:left="2880" w:hanging="360"/>
      </w:pPr>
      <w:rPr>
        <w:rFonts w:ascii="Arial" w:hAnsi="Arial" w:hint="default"/>
      </w:rPr>
    </w:lvl>
    <w:lvl w:ilvl="4" w:tplc="D26C0FF8" w:tentative="1">
      <w:start w:val="1"/>
      <w:numFmt w:val="bullet"/>
      <w:lvlText w:val="•"/>
      <w:lvlJc w:val="left"/>
      <w:pPr>
        <w:tabs>
          <w:tab w:val="num" w:pos="3600"/>
        </w:tabs>
        <w:ind w:left="3600" w:hanging="360"/>
      </w:pPr>
      <w:rPr>
        <w:rFonts w:ascii="Arial" w:hAnsi="Arial" w:hint="default"/>
      </w:rPr>
    </w:lvl>
    <w:lvl w:ilvl="5" w:tplc="0D60890E" w:tentative="1">
      <w:start w:val="1"/>
      <w:numFmt w:val="bullet"/>
      <w:lvlText w:val="•"/>
      <w:lvlJc w:val="left"/>
      <w:pPr>
        <w:tabs>
          <w:tab w:val="num" w:pos="4320"/>
        </w:tabs>
        <w:ind w:left="4320" w:hanging="360"/>
      </w:pPr>
      <w:rPr>
        <w:rFonts w:ascii="Arial" w:hAnsi="Arial" w:hint="default"/>
      </w:rPr>
    </w:lvl>
    <w:lvl w:ilvl="6" w:tplc="4E9E88A0" w:tentative="1">
      <w:start w:val="1"/>
      <w:numFmt w:val="bullet"/>
      <w:lvlText w:val="•"/>
      <w:lvlJc w:val="left"/>
      <w:pPr>
        <w:tabs>
          <w:tab w:val="num" w:pos="5040"/>
        </w:tabs>
        <w:ind w:left="5040" w:hanging="360"/>
      </w:pPr>
      <w:rPr>
        <w:rFonts w:ascii="Arial" w:hAnsi="Arial" w:hint="default"/>
      </w:rPr>
    </w:lvl>
    <w:lvl w:ilvl="7" w:tplc="D0E8E6FC" w:tentative="1">
      <w:start w:val="1"/>
      <w:numFmt w:val="bullet"/>
      <w:lvlText w:val="•"/>
      <w:lvlJc w:val="left"/>
      <w:pPr>
        <w:tabs>
          <w:tab w:val="num" w:pos="5760"/>
        </w:tabs>
        <w:ind w:left="5760" w:hanging="360"/>
      </w:pPr>
      <w:rPr>
        <w:rFonts w:ascii="Arial" w:hAnsi="Arial" w:hint="default"/>
      </w:rPr>
    </w:lvl>
    <w:lvl w:ilvl="8" w:tplc="1266442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E12CF8"/>
    <w:multiLevelType w:val="hybridMultilevel"/>
    <w:tmpl w:val="D1B460AA"/>
    <w:lvl w:ilvl="0" w:tplc="F668BB50">
      <w:start w:val="5"/>
      <w:numFmt w:val="lowerLetter"/>
      <w:lvlText w:val="%1"/>
      <w:lvlJc w:val="left"/>
      <w:pPr>
        <w:ind w:left="8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2CCD73E">
      <w:start w:val="1"/>
      <w:numFmt w:val="lowerLetter"/>
      <w:lvlText w:val="%2"/>
      <w:lvlJc w:val="left"/>
      <w:pPr>
        <w:ind w:left="15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79068DC">
      <w:start w:val="1"/>
      <w:numFmt w:val="lowerRoman"/>
      <w:lvlText w:val="%3"/>
      <w:lvlJc w:val="left"/>
      <w:pPr>
        <w:ind w:left="22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8729A5C">
      <w:start w:val="1"/>
      <w:numFmt w:val="decimal"/>
      <w:lvlText w:val="%4"/>
      <w:lvlJc w:val="left"/>
      <w:pPr>
        <w:ind w:left="29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C21A4E">
      <w:start w:val="1"/>
      <w:numFmt w:val="lowerLetter"/>
      <w:lvlText w:val="%5"/>
      <w:lvlJc w:val="left"/>
      <w:pPr>
        <w:ind w:left="37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A68D0E8">
      <w:start w:val="1"/>
      <w:numFmt w:val="lowerRoman"/>
      <w:lvlText w:val="%6"/>
      <w:lvlJc w:val="left"/>
      <w:pPr>
        <w:ind w:left="44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9C3A4E">
      <w:start w:val="1"/>
      <w:numFmt w:val="decimal"/>
      <w:lvlText w:val="%7"/>
      <w:lvlJc w:val="left"/>
      <w:pPr>
        <w:ind w:left="51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3C483EC">
      <w:start w:val="1"/>
      <w:numFmt w:val="lowerLetter"/>
      <w:lvlText w:val="%8"/>
      <w:lvlJc w:val="left"/>
      <w:pPr>
        <w:ind w:left="58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D6608B8">
      <w:start w:val="1"/>
      <w:numFmt w:val="lowerRoman"/>
      <w:lvlText w:val="%9"/>
      <w:lvlJc w:val="left"/>
      <w:pPr>
        <w:ind w:left="65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A0A1210"/>
    <w:multiLevelType w:val="hybridMultilevel"/>
    <w:tmpl w:val="3580B6C6"/>
    <w:lvl w:ilvl="0" w:tplc="54B06E18">
      <w:start w:val="15"/>
      <w:numFmt w:val="upperLetter"/>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304FC8">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DE58F4">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98391E">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2A1CB0">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1EBC2A">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9687EC">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6C414C">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CC56E2">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BC61B9D"/>
    <w:multiLevelType w:val="hybridMultilevel"/>
    <w:tmpl w:val="282A3388"/>
    <w:lvl w:ilvl="0" w:tplc="55E6F3D8">
      <w:start w:val="4"/>
      <w:numFmt w:val="decimal"/>
      <w:lvlText w:val="%1"/>
      <w:lvlJc w:val="left"/>
      <w:pPr>
        <w:ind w:left="35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2A92757A">
      <w:start w:val="2"/>
      <w:numFmt w:val="lowerLetter"/>
      <w:lvlText w:val="%2"/>
      <w:lvlJc w:val="left"/>
      <w:pPr>
        <w:ind w:left="8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2CA192A">
      <w:start w:val="1"/>
      <w:numFmt w:val="lowerRoman"/>
      <w:lvlText w:val="%3"/>
      <w:lvlJc w:val="left"/>
      <w:pPr>
        <w:ind w:left="1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3DA6706">
      <w:start w:val="1"/>
      <w:numFmt w:val="decimal"/>
      <w:lvlText w:val="%4"/>
      <w:lvlJc w:val="left"/>
      <w:pPr>
        <w:ind w:left="2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12C6CC6">
      <w:start w:val="1"/>
      <w:numFmt w:val="lowerLetter"/>
      <w:lvlText w:val="%5"/>
      <w:lvlJc w:val="left"/>
      <w:pPr>
        <w:ind w:left="2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02E99E6">
      <w:start w:val="1"/>
      <w:numFmt w:val="lowerRoman"/>
      <w:lvlText w:val="%6"/>
      <w:lvlJc w:val="left"/>
      <w:pPr>
        <w:ind w:left="3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ED86316">
      <w:start w:val="1"/>
      <w:numFmt w:val="decimal"/>
      <w:lvlText w:val="%7"/>
      <w:lvlJc w:val="left"/>
      <w:pPr>
        <w:ind w:left="4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D98B988">
      <w:start w:val="1"/>
      <w:numFmt w:val="lowerLetter"/>
      <w:lvlText w:val="%8"/>
      <w:lvlJc w:val="left"/>
      <w:pPr>
        <w:ind w:left="5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28D346">
      <w:start w:val="1"/>
      <w:numFmt w:val="lowerRoman"/>
      <w:lvlText w:val="%9"/>
      <w:lvlJc w:val="left"/>
      <w:pPr>
        <w:ind w:left="5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891307068">
    <w:abstractNumId w:val="3"/>
  </w:num>
  <w:num w:numId="2" w16cid:durableId="7484659">
    <w:abstractNumId w:val="13"/>
  </w:num>
  <w:num w:numId="3" w16cid:durableId="595137731">
    <w:abstractNumId w:val="9"/>
  </w:num>
  <w:num w:numId="4" w16cid:durableId="1482457070">
    <w:abstractNumId w:val="32"/>
  </w:num>
  <w:num w:numId="5" w16cid:durableId="642077150">
    <w:abstractNumId w:val="26"/>
  </w:num>
  <w:num w:numId="6" w16cid:durableId="12609085">
    <w:abstractNumId w:val="5"/>
  </w:num>
  <w:num w:numId="7" w16cid:durableId="1492522735">
    <w:abstractNumId w:val="1"/>
  </w:num>
  <w:num w:numId="8" w16cid:durableId="1243905722">
    <w:abstractNumId w:val="10"/>
  </w:num>
  <w:num w:numId="9" w16cid:durableId="1410345637">
    <w:abstractNumId w:val="22"/>
  </w:num>
  <w:num w:numId="10" w16cid:durableId="315575940">
    <w:abstractNumId w:val="28"/>
  </w:num>
  <w:num w:numId="11" w16cid:durableId="1691837102">
    <w:abstractNumId w:val="11"/>
  </w:num>
  <w:num w:numId="12" w16cid:durableId="934872173">
    <w:abstractNumId w:val="4"/>
  </w:num>
  <w:num w:numId="13" w16cid:durableId="1491364332">
    <w:abstractNumId w:val="31"/>
  </w:num>
  <w:num w:numId="14" w16cid:durableId="1541356468">
    <w:abstractNumId w:val="17"/>
  </w:num>
  <w:num w:numId="15" w16cid:durableId="313460734">
    <w:abstractNumId w:val="27"/>
  </w:num>
  <w:num w:numId="16" w16cid:durableId="1419208491">
    <w:abstractNumId w:val="23"/>
  </w:num>
  <w:num w:numId="17" w16cid:durableId="393894976">
    <w:abstractNumId w:val="7"/>
  </w:num>
  <w:num w:numId="18" w16cid:durableId="575357411">
    <w:abstractNumId w:val="33"/>
  </w:num>
  <w:num w:numId="19" w16cid:durableId="2064862204">
    <w:abstractNumId w:val="14"/>
  </w:num>
  <w:num w:numId="20" w16cid:durableId="634025569">
    <w:abstractNumId w:val="25"/>
  </w:num>
  <w:num w:numId="21" w16cid:durableId="1259406359">
    <w:abstractNumId w:val="29"/>
  </w:num>
  <w:num w:numId="22" w16cid:durableId="1290554042">
    <w:abstractNumId w:val="20"/>
  </w:num>
  <w:num w:numId="23" w16cid:durableId="2130276251">
    <w:abstractNumId w:val="15"/>
  </w:num>
  <w:num w:numId="24" w16cid:durableId="1285238327">
    <w:abstractNumId w:val="16"/>
  </w:num>
  <w:num w:numId="25" w16cid:durableId="175506996">
    <w:abstractNumId w:val="12"/>
  </w:num>
  <w:num w:numId="26" w16cid:durableId="763233325">
    <w:abstractNumId w:val="8"/>
  </w:num>
  <w:num w:numId="27" w16cid:durableId="1963028353">
    <w:abstractNumId w:val="18"/>
  </w:num>
  <w:num w:numId="28" w16cid:durableId="2118210379">
    <w:abstractNumId w:val="6"/>
  </w:num>
  <w:num w:numId="29" w16cid:durableId="22489091">
    <w:abstractNumId w:val="2"/>
  </w:num>
  <w:num w:numId="30" w16cid:durableId="1273710431">
    <w:abstractNumId w:val="24"/>
  </w:num>
  <w:num w:numId="31" w16cid:durableId="1518040768">
    <w:abstractNumId w:val="19"/>
  </w:num>
  <w:num w:numId="32" w16cid:durableId="1390349451">
    <w:abstractNumId w:val="0"/>
  </w:num>
  <w:num w:numId="33" w16cid:durableId="2097245859">
    <w:abstractNumId w:val="21"/>
  </w:num>
  <w:num w:numId="34" w16cid:durableId="276568120">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VARO SANCHEZ-CID ROMAN">
    <w15:presenceInfo w15:providerId="AD" w15:userId="S::a.sroman@alumnos.upm.es::e91f7fb1-6393-46d1-919d-14f1c4151b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4ED"/>
    <w:rsid w:val="000226B1"/>
    <w:rsid w:val="000C7009"/>
    <w:rsid w:val="000E341E"/>
    <w:rsid w:val="000F3237"/>
    <w:rsid w:val="00122A97"/>
    <w:rsid w:val="00173EDD"/>
    <w:rsid w:val="001A0472"/>
    <w:rsid w:val="001A363E"/>
    <w:rsid w:val="001C1412"/>
    <w:rsid w:val="001F0AF9"/>
    <w:rsid w:val="001F1694"/>
    <w:rsid w:val="0026017D"/>
    <w:rsid w:val="002635A0"/>
    <w:rsid w:val="002A13D6"/>
    <w:rsid w:val="002B7B8E"/>
    <w:rsid w:val="002F4843"/>
    <w:rsid w:val="003210DE"/>
    <w:rsid w:val="00321A47"/>
    <w:rsid w:val="00322C0F"/>
    <w:rsid w:val="00327932"/>
    <w:rsid w:val="00332DDA"/>
    <w:rsid w:val="00333F78"/>
    <w:rsid w:val="003A1A08"/>
    <w:rsid w:val="003A4D95"/>
    <w:rsid w:val="003C709D"/>
    <w:rsid w:val="003D4D89"/>
    <w:rsid w:val="003F0338"/>
    <w:rsid w:val="003F07C2"/>
    <w:rsid w:val="004339F2"/>
    <w:rsid w:val="004700FB"/>
    <w:rsid w:val="004A7B98"/>
    <w:rsid w:val="004B3C5E"/>
    <w:rsid w:val="004B7040"/>
    <w:rsid w:val="004C72CE"/>
    <w:rsid w:val="004D40B6"/>
    <w:rsid w:val="00503A60"/>
    <w:rsid w:val="00525663"/>
    <w:rsid w:val="0059039D"/>
    <w:rsid w:val="005A46E2"/>
    <w:rsid w:val="005B67E6"/>
    <w:rsid w:val="005C6091"/>
    <w:rsid w:val="005D1051"/>
    <w:rsid w:val="005E382D"/>
    <w:rsid w:val="00622F0A"/>
    <w:rsid w:val="006648E0"/>
    <w:rsid w:val="006715E7"/>
    <w:rsid w:val="00692AB2"/>
    <w:rsid w:val="006A763A"/>
    <w:rsid w:val="006B08DA"/>
    <w:rsid w:val="006B659F"/>
    <w:rsid w:val="006C6615"/>
    <w:rsid w:val="00705677"/>
    <w:rsid w:val="00791FB4"/>
    <w:rsid w:val="007B1E84"/>
    <w:rsid w:val="007D79EA"/>
    <w:rsid w:val="008039C5"/>
    <w:rsid w:val="008227CE"/>
    <w:rsid w:val="00850CF8"/>
    <w:rsid w:val="008752AA"/>
    <w:rsid w:val="00876736"/>
    <w:rsid w:val="00892E61"/>
    <w:rsid w:val="008A3706"/>
    <w:rsid w:val="008D225F"/>
    <w:rsid w:val="008E6DCE"/>
    <w:rsid w:val="00975ABB"/>
    <w:rsid w:val="00982D14"/>
    <w:rsid w:val="009A7D74"/>
    <w:rsid w:val="009D596F"/>
    <w:rsid w:val="009F5968"/>
    <w:rsid w:val="00A337B2"/>
    <w:rsid w:val="00A341A3"/>
    <w:rsid w:val="00A64A93"/>
    <w:rsid w:val="00A679BA"/>
    <w:rsid w:val="00A91F97"/>
    <w:rsid w:val="00AE33AD"/>
    <w:rsid w:val="00B24667"/>
    <w:rsid w:val="00B31848"/>
    <w:rsid w:val="00B32CC5"/>
    <w:rsid w:val="00B37F8A"/>
    <w:rsid w:val="00B4116E"/>
    <w:rsid w:val="00B556BB"/>
    <w:rsid w:val="00B724F4"/>
    <w:rsid w:val="00BC3040"/>
    <w:rsid w:val="00BC58AF"/>
    <w:rsid w:val="00BE5E76"/>
    <w:rsid w:val="00D57ED1"/>
    <w:rsid w:val="00D974C2"/>
    <w:rsid w:val="00DC6615"/>
    <w:rsid w:val="00DE3106"/>
    <w:rsid w:val="00E24543"/>
    <w:rsid w:val="00F0672E"/>
    <w:rsid w:val="00F2194E"/>
    <w:rsid w:val="00F3001C"/>
    <w:rsid w:val="00F43F78"/>
    <w:rsid w:val="00F54545"/>
    <w:rsid w:val="00F634ED"/>
    <w:rsid w:val="00FA2068"/>
    <w:rsid w:val="00FD076E"/>
    <w:rsid w:val="00FF113B"/>
    <w:rsid w:val="00FF4BE9"/>
    <w:rsid w:val="00FF69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2C72"/>
  <w15:docId w15:val="{040FC646-E641-47FD-B591-56775DF46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7" w:lineRule="auto"/>
      <w:ind w:left="852" w:firstLine="9"/>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0"/>
      <w:ind w:left="10" w:right="45" w:hanging="10"/>
      <w:jc w:val="center"/>
      <w:outlineLvl w:val="0"/>
    </w:pPr>
    <w:rPr>
      <w:rFonts w:ascii="Times New Roman" w:eastAsia="Times New Roman" w:hAnsi="Times New Roman" w:cs="Times New Roman"/>
      <w:b/>
      <w:color w:val="000000"/>
      <w:sz w:val="28"/>
    </w:rPr>
  </w:style>
  <w:style w:type="paragraph" w:styleId="Ttulo2">
    <w:name w:val="heading 2"/>
    <w:next w:val="Normal"/>
    <w:link w:val="Ttulo2Car"/>
    <w:uiPriority w:val="9"/>
    <w:unhideWhenUsed/>
    <w:qFormat/>
    <w:pPr>
      <w:keepNext/>
      <w:keepLines/>
      <w:spacing w:after="3"/>
      <w:ind w:left="10" w:hanging="10"/>
      <w:jc w:val="both"/>
      <w:outlineLvl w:val="1"/>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8"/>
    </w:rPr>
  </w:style>
  <w:style w:type="character" w:customStyle="1" w:styleId="Ttulo2Car">
    <w:name w:val="Título 2 Car"/>
    <w:link w:val="Ttulo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n">
    <w:name w:val="Revision"/>
    <w:hidden/>
    <w:uiPriority w:val="99"/>
    <w:semiHidden/>
    <w:rsid w:val="005E382D"/>
    <w:pPr>
      <w:spacing w:after="0" w:line="240" w:lineRule="auto"/>
    </w:pPr>
    <w:rPr>
      <w:rFonts w:ascii="Times New Roman" w:eastAsia="Times New Roman" w:hAnsi="Times New Roman" w:cs="Times New Roman"/>
      <w:color w:val="000000"/>
      <w:sz w:val="24"/>
    </w:rPr>
  </w:style>
  <w:style w:type="paragraph" w:styleId="Prrafodelista">
    <w:name w:val="List Paragraph"/>
    <w:basedOn w:val="Normal"/>
    <w:uiPriority w:val="34"/>
    <w:qFormat/>
    <w:rsid w:val="000F3237"/>
    <w:pPr>
      <w:ind w:left="720"/>
      <w:contextualSpacing/>
    </w:pPr>
  </w:style>
  <w:style w:type="character" w:styleId="Refdecomentario">
    <w:name w:val="annotation reference"/>
    <w:basedOn w:val="Fuentedeprrafopredeter"/>
    <w:uiPriority w:val="99"/>
    <w:semiHidden/>
    <w:unhideWhenUsed/>
    <w:rsid w:val="00B31848"/>
    <w:rPr>
      <w:sz w:val="16"/>
      <w:szCs w:val="16"/>
    </w:rPr>
  </w:style>
  <w:style w:type="paragraph" w:styleId="Textocomentario">
    <w:name w:val="annotation text"/>
    <w:basedOn w:val="Normal"/>
    <w:link w:val="TextocomentarioCar"/>
    <w:uiPriority w:val="99"/>
    <w:unhideWhenUsed/>
    <w:rsid w:val="00B31848"/>
    <w:pPr>
      <w:spacing w:line="240" w:lineRule="auto"/>
    </w:pPr>
    <w:rPr>
      <w:sz w:val="20"/>
      <w:szCs w:val="20"/>
    </w:rPr>
  </w:style>
  <w:style w:type="character" w:customStyle="1" w:styleId="TextocomentarioCar">
    <w:name w:val="Texto comentario Car"/>
    <w:basedOn w:val="Fuentedeprrafopredeter"/>
    <w:link w:val="Textocomentario"/>
    <w:uiPriority w:val="99"/>
    <w:rsid w:val="00B31848"/>
    <w:rPr>
      <w:rFonts w:ascii="Times New Roman" w:eastAsia="Times New Roman"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B31848"/>
    <w:rPr>
      <w:b/>
      <w:bCs/>
    </w:rPr>
  </w:style>
  <w:style w:type="character" w:customStyle="1" w:styleId="AsuntodelcomentarioCar">
    <w:name w:val="Asunto del comentario Car"/>
    <w:basedOn w:val="TextocomentarioCar"/>
    <w:link w:val="Asuntodelcomentario"/>
    <w:uiPriority w:val="99"/>
    <w:semiHidden/>
    <w:rsid w:val="00B31848"/>
    <w:rPr>
      <w:rFonts w:ascii="Times New Roman" w:eastAsia="Times New Roman" w:hAnsi="Times New Roman" w:cs="Times New Roman"/>
      <w:b/>
      <w:bCs/>
      <w:color w:val="000000"/>
      <w:sz w:val="20"/>
      <w:szCs w:val="20"/>
    </w:rPr>
  </w:style>
  <w:style w:type="paragraph" w:styleId="NormalWeb">
    <w:name w:val="Normal (Web)"/>
    <w:basedOn w:val="Normal"/>
    <w:uiPriority w:val="99"/>
    <w:semiHidden/>
    <w:unhideWhenUsed/>
    <w:rsid w:val="008E6DCE"/>
    <w:pPr>
      <w:spacing w:before="100" w:beforeAutospacing="1" w:after="100" w:afterAutospacing="1" w:line="240" w:lineRule="auto"/>
      <w:ind w:lef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412520">
      <w:bodyDiv w:val="1"/>
      <w:marLeft w:val="0"/>
      <w:marRight w:val="0"/>
      <w:marTop w:val="0"/>
      <w:marBottom w:val="0"/>
      <w:divBdr>
        <w:top w:val="none" w:sz="0" w:space="0" w:color="auto"/>
        <w:left w:val="none" w:sz="0" w:space="0" w:color="auto"/>
        <w:bottom w:val="none" w:sz="0" w:space="0" w:color="auto"/>
        <w:right w:val="none" w:sz="0" w:space="0" w:color="auto"/>
      </w:divBdr>
      <w:divsChild>
        <w:div w:id="80105937">
          <w:marLeft w:val="1685"/>
          <w:marRight w:val="0"/>
          <w:marTop w:val="0"/>
          <w:marBottom w:val="0"/>
          <w:divBdr>
            <w:top w:val="none" w:sz="0" w:space="0" w:color="auto"/>
            <w:left w:val="none" w:sz="0" w:space="0" w:color="auto"/>
            <w:bottom w:val="none" w:sz="0" w:space="0" w:color="auto"/>
            <w:right w:val="none" w:sz="0" w:space="0" w:color="auto"/>
          </w:divBdr>
        </w:div>
      </w:divsChild>
    </w:div>
    <w:div w:id="2071683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jpg"/><Relationship Id="rId26" Type="http://schemas.openxmlformats.org/officeDocument/2006/relationships/image" Target="media/image14.jpg"/><Relationship Id="rId21" Type="http://schemas.openxmlformats.org/officeDocument/2006/relationships/image" Target="media/image8.jpg"/><Relationship Id="rId34" Type="http://schemas.openxmlformats.org/officeDocument/2006/relationships/footer" Target="footer3.xml"/><Relationship Id="rId7" Type="http://schemas.openxmlformats.org/officeDocument/2006/relationships/image" Target="media/image1.jpg"/><Relationship Id="rId12" Type="http://schemas.microsoft.com/office/2016/09/relationships/commentsIds" Target="commentsIds.xm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3.jp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0.jpg"/><Relationship Id="rId28" Type="http://schemas.openxmlformats.org/officeDocument/2006/relationships/image" Target="media/image17.jpe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image" Target="media/image16.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image" Target="media/image18.jpg"/><Relationship Id="rId2" Type="http://schemas.openxmlformats.org/officeDocument/2006/relationships/image" Target="media/image17.jpg"/><Relationship Id="rId1" Type="http://schemas.openxmlformats.org/officeDocument/2006/relationships/image" Target="media/image16.jpg"/></Relationships>
</file>

<file path=word/_rels/footer2.xml.rels><?xml version="1.0" encoding="UTF-8" standalone="yes"?>
<Relationships xmlns="http://schemas.openxmlformats.org/package/2006/relationships"><Relationship Id="rId3" Type="http://schemas.openxmlformats.org/officeDocument/2006/relationships/image" Target="media/image18.jpg"/><Relationship Id="rId2" Type="http://schemas.openxmlformats.org/officeDocument/2006/relationships/image" Target="media/image17.jpg"/><Relationship Id="rId1" Type="http://schemas.openxmlformats.org/officeDocument/2006/relationships/image" Target="media/image16.jpg"/></Relationships>
</file>

<file path=word/_rels/footer3.xml.rels><?xml version="1.0" encoding="UTF-8" standalone="yes"?>
<Relationships xmlns="http://schemas.openxmlformats.org/package/2006/relationships"><Relationship Id="rId3" Type="http://schemas.openxmlformats.org/officeDocument/2006/relationships/image" Target="media/image18.jpg"/><Relationship Id="rId2" Type="http://schemas.openxmlformats.org/officeDocument/2006/relationships/image" Target="media/image17.jpg"/><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19"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19"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 Id="rId19"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49</Pages>
  <Words>17606</Words>
  <Characters>96835</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cp:lastModifiedBy>ALVARO SANCHEZ-CID ROMAN</cp:lastModifiedBy>
  <cp:revision>3</cp:revision>
  <dcterms:created xsi:type="dcterms:W3CDTF">2024-01-10T11:51:00Z</dcterms:created>
  <dcterms:modified xsi:type="dcterms:W3CDTF">2024-01-10T11:57:00Z</dcterms:modified>
</cp:coreProperties>
</file>